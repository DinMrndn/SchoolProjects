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0D2485" w14:textId="5BF39DC8" w:rsidR="00C55CD5" w:rsidRPr="005E048A" w:rsidRDefault="00C55CD5" w:rsidP="00721B11">
      <w:pPr>
        <w:pStyle w:val="Title"/>
        <w:spacing w:after="0"/>
        <w:rPr>
          <w:rFonts w:asciiTheme="minorHAnsi" w:hAnsiTheme="minorHAnsi" w:cs="Arial"/>
          <w:b w:val="0"/>
          <w:sz w:val="24"/>
          <w:rPrChange w:id="0" w:author="Complab502-PC43" w:date="2020-01-09T09:55:00Z">
            <w:rPr>
              <w:rFonts w:cs="Arial"/>
              <w:sz w:val="24"/>
            </w:rPr>
          </w:rPrChange>
        </w:rPr>
      </w:pPr>
      <w:commentRangeStart w:id="1"/>
      <w:commentRangeStart w:id="2"/>
      <w:commentRangeStart w:id="3"/>
      <w:r w:rsidRPr="005E048A">
        <w:rPr>
          <w:rFonts w:asciiTheme="minorHAnsi" w:hAnsiTheme="minorHAnsi" w:cs="Arial"/>
          <w:b w:val="0"/>
          <w:sz w:val="24"/>
          <w:rPrChange w:id="4" w:author="Complab502-PC43" w:date="2020-01-09T09:55:00Z">
            <w:rPr>
              <w:rFonts w:cs="Arial"/>
              <w:sz w:val="24"/>
            </w:rPr>
          </w:rPrChange>
        </w:rPr>
        <w:t>Name: ___</w:t>
      </w:r>
      <w:proofErr w:type="spellStart"/>
      <w:ins w:id="5" w:author="Complab502-PC43" w:date="2020-01-09T09:04:00Z">
        <w:r w:rsidR="00BB721D" w:rsidRPr="005E048A">
          <w:rPr>
            <w:rFonts w:asciiTheme="minorHAnsi" w:hAnsiTheme="minorHAnsi" w:cs="Arial"/>
            <w:b w:val="0"/>
            <w:sz w:val="24"/>
          </w:rPr>
          <w:t>Marundan</w:t>
        </w:r>
        <w:proofErr w:type="spellEnd"/>
        <w:r w:rsidR="00BB721D" w:rsidRPr="005E048A">
          <w:rPr>
            <w:rFonts w:asciiTheme="minorHAnsi" w:hAnsiTheme="minorHAnsi" w:cs="Arial"/>
            <w:b w:val="0"/>
            <w:sz w:val="24"/>
          </w:rPr>
          <w:t>, Din Earl J.</w:t>
        </w:r>
      </w:ins>
      <w:r w:rsidRPr="005E048A">
        <w:rPr>
          <w:rFonts w:asciiTheme="minorHAnsi" w:hAnsiTheme="minorHAnsi" w:cs="Arial"/>
          <w:b w:val="0"/>
          <w:sz w:val="24"/>
          <w:rPrChange w:id="6" w:author="Complab502-PC43" w:date="2020-01-09T09:55:00Z">
            <w:rPr>
              <w:rFonts w:cs="Arial"/>
              <w:sz w:val="24"/>
            </w:rPr>
          </w:rPrChange>
        </w:rPr>
        <w:t>_____________________________________</w:t>
      </w:r>
      <w:ins w:id="7" w:author="Gonzaga, Kae Trisha B." w:date="2019-11-28T08:36:00Z">
        <w:r w:rsidR="009013DA" w:rsidRPr="005E048A">
          <w:rPr>
            <w:rFonts w:asciiTheme="minorHAnsi" w:hAnsiTheme="minorHAnsi" w:cs="Arial"/>
            <w:b w:val="0"/>
            <w:sz w:val="24"/>
            <w:rPrChange w:id="8" w:author="Complab502-PC43" w:date="2020-01-09T09:55:00Z">
              <w:rPr>
                <w:rFonts w:asciiTheme="minorHAnsi" w:hAnsiTheme="minorHAnsi" w:cs="Arial"/>
                <w:sz w:val="24"/>
              </w:rPr>
            </w:rPrChange>
          </w:rPr>
          <w:t>____</w:t>
        </w:r>
      </w:ins>
      <w:r w:rsidRPr="005E048A">
        <w:rPr>
          <w:rFonts w:asciiTheme="minorHAnsi" w:hAnsiTheme="minorHAnsi" w:cs="Arial"/>
          <w:b w:val="0"/>
          <w:sz w:val="24"/>
          <w:rPrChange w:id="9" w:author="Complab502-PC43" w:date="2020-01-09T09:55:00Z">
            <w:rPr>
              <w:rFonts w:cs="Arial"/>
              <w:sz w:val="24"/>
            </w:rPr>
          </w:rPrChange>
        </w:rPr>
        <w:t>_</w:t>
      </w:r>
      <w:ins w:id="10" w:author="Gonzaga, Kae Trisha B." w:date="2019-11-28T08:36:00Z">
        <w:r w:rsidR="009013DA" w:rsidRPr="005E048A">
          <w:rPr>
            <w:rFonts w:asciiTheme="minorHAnsi" w:hAnsiTheme="minorHAnsi" w:cs="Arial"/>
            <w:b w:val="0"/>
            <w:sz w:val="24"/>
            <w:rPrChange w:id="11" w:author="Complab502-PC43" w:date="2020-01-09T09:55:00Z">
              <w:rPr>
                <w:rFonts w:asciiTheme="minorHAnsi" w:hAnsiTheme="minorHAnsi" w:cs="Arial"/>
                <w:sz w:val="24"/>
              </w:rPr>
            </w:rPrChange>
          </w:rPr>
          <w:tab/>
        </w:r>
      </w:ins>
      <w:del w:id="12" w:author="Gonzaga, Kae Trisha B." w:date="2019-11-28T08:36:00Z">
        <w:r w:rsidRPr="005E048A" w:rsidDel="009013DA">
          <w:rPr>
            <w:rFonts w:asciiTheme="minorHAnsi" w:hAnsiTheme="minorHAnsi" w:cs="Arial"/>
            <w:b w:val="0"/>
            <w:sz w:val="24"/>
            <w:rPrChange w:id="13" w:author="Complab502-PC43" w:date="2020-01-09T09:55:00Z">
              <w:rPr>
                <w:rFonts w:cs="Arial"/>
                <w:sz w:val="24"/>
              </w:rPr>
            </w:rPrChange>
          </w:rPr>
          <w:delText xml:space="preserve">       </w:delText>
        </w:r>
      </w:del>
      <w:r w:rsidRPr="005E048A">
        <w:rPr>
          <w:rFonts w:asciiTheme="minorHAnsi" w:hAnsiTheme="minorHAnsi" w:cs="Arial"/>
          <w:b w:val="0"/>
          <w:sz w:val="24"/>
          <w:rPrChange w:id="14" w:author="Complab502-PC43" w:date="2020-01-09T09:55:00Z">
            <w:rPr>
              <w:rFonts w:cs="Arial"/>
              <w:sz w:val="24"/>
            </w:rPr>
          </w:rPrChange>
        </w:rPr>
        <w:t>Section : __</w:t>
      </w:r>
      <w:ins w:id="15" w:author="Complab502-PC43" w:date="2020-01-09T09:04:00Z">
        <w:r w:rsidR="00BB721D" w:rsidRPr="005E048A">
          <w:rPr>
            <w:rFonts w:asciiTheme="minorHAnsi" w:hAnsiTheme="minorHAnsi" w:cs="Arial"/>
            <w:b w:val="0"/>
            <w:sz w:val="24"/>
          </w:rPr>
          <w:t>BSIT 404</w:t>
        </w:r>
      </w:ins>
      <w:r w:rsidRPr="005E048A">
        <w:rPr>
          <w:rFonts w:asciiTheme="minorHAnsi" w:hAnsiTheme="minorHAnsi" w:cs="Arial"/>
          <w:b w:val="0"/>
          <w:sz w:val="24"/>
          <w:rPrChange w:id="16" w:author="Complab502-PC43" w:date="2020-01-09T09:55:00Z">
            <w:rPr>
              <w:rFonts w:cs="Arial"/>
              <w:sz w:val="24"/>
            </w:rPr>
          </w:rPrChange>
        </w:rPr>
        <w:t>_______________</w:t>
      </w:r>
    </w:p>
    <w:p w14:paraId="542F39AC" w14:textId="7B0D4155" w:rsidR="00C55CD5" w:rsidRPr="005E048A" w:rsidRDefault="00C55CD5" w:rsidP="00721B11">
      <w:pPr>
        <w:pStyle w:val="Title"/>
        <w:spacing w:after="0"/>
        <w:rPr>
          <w:rFonts w:asciiTheme="minorHAnsi" w:hAnsiTheme="minorHAnsi" w:cs="Arial"/>
          <w:sz w:val="24"/>
          <w:rPrChange w:id="17" w:author="Complab502-PC43" w:date="2020-01-09T09:55:00Z">
            <w:rPr>
              <w:rFonts w:cs="Arial"/>
              <w:sz w:val="24"/>
            </w:rPr>
          </w:rPrChange>
        </w:rPr>
      </w:pPr>
    </w:p>
    <w:p w14:paraId="5C69600A" w14:textId="2808310A" w:rsidR="0082358A" w:rsidRPr="005E048A" w:rsidDel="00820E37" w:rsidRDefault="0082358A" w:rsidP="00C55CD5">
      <w:pPr>
        <w:pStyle w:val="Title"/>
        <w:spacing w:after="0"/>
        <w:jc w:val="center"/>
        <w:rPr>
          <w:del w:id="18" w:author="Gonzaga, Kae Trisha B." w:date="2019-11-28T08:37:00Z"/>
          <w:rFonts w:asciiTheme="minorHAnsi" w:hAnsiTheme="minorHAnsi" w:cs="Arial"/>
          <w:sz w:val="22"/>
          <w:rPrChange w:id="19" w:author="Complab502-PC43" w:date="2020-01-09T09:55:00Z">
            <w:rPr>
              <w:del w:id="20" w:author="Gonzaga, Kae Trisha B." w:date="2019-11-28T08:37:00Z"/>
              <w:rFonts w:cs="Arial"/>
              <w:sz w:val="22"/>
            </w:rPr>
          </w:rPrChange>
        </w:rPr>
      </w:pPr>
      <w:del w:id="21" w:author="Gonzaga, Kae Trisha B." w:date="2019-11-28T08:37:00Z">
        <w:r w:rsidRPr="005E048A" w:rsidDel="00820E37">
          <w:rPr>
            <w:rFonts w:asciiTheme="minorHAnsi" w:hAnsiTheme="minorHAnsi" w:cs="Arial"/>
            <w:b w:val="0"/>
            <w:sz w:val="22"/>
            <w:rPrChange w:id="22" w:author="Complab502-PC43" w:date="2020-01-09T09:55:00Z">
              <w:rPr>
                <w:rFonts w:cs="Arial"/>
                <w:b w:val="0"/>
                <w:sz w:val="22"/>
              </w:rPr>
            </w:rPrChange>
          </w:rPr>
          <w:delText>LABORATORY EXERCISE</w:delText>
        </w:r>
      </w:del>
    </w:p>
    <w:p w14:paraId="4F728BE0" w14:textId="00048B96" w:rsidR="0082358A" w:rsidRPr="005E048A" w:rsidDel="00820E37" w:rsidRDefault="0082358A" w:rsidP="00C55CD5">
      <w:pPr>
        <w:pStyle w:val="Title"/>
        <w:spacing w:after="0"/>
        <w:jc w:val="center"/>
        <w:rPr>
          <w:del w:id="23" w:author="Gonzaga, Kae Trisha B." w:date="2019-11-28T08:37:00Z"/>
          <w:rFonts w:asciiTheme="minorHAnsi" w:hAnsiTheme="minorHAnsi" w:cs="Arial"/>
          <w:sz w:val="22"/>
          <w:rPrChange w:id="24" w:author="Complab502-PC43" w:date="2020-01-09T09:55:00Z">
            <w:rPr>
              <w:del w:id="25" w:author="Gonzaga, Kae Trisha B." w:date="2019-11-28T08:37:00Z"/>
              <w:rFonts w:cs="Arial"/>
              <w:sz w:val="22"/>
            </w:rPr>
          </w:rPrChange>
        </w:rPr>
      </w:pPr>
    </w:p>
    <w:p w14:paraId="3006E39D" w14:textId="3D0F1ACA" w:rsidR="00BB721D" w:rsidRPr="005E048A" w:rsidRDefault="00820E37" w:rsidP="00C55CD5">
      <w:pPr>
        <w:pStyle w:val="Title"/>
        <w:spacing w:after="0"/>
        <w:jc w:val="center"/>
        <w:rPr>
          <w:ins w:id="26" w:author="Complab502-PC43" w:date="2020-01-09T09:35:00Z"/>
          <w:rFonts w:asciiTheme="minorHAnsi" w:hAnsiTheme="minorHAnsi" w:cs="Arial"/>
          <w:sz w:val="22"/>
        </w:rPr>
      </w:pPr>
      <w:r w:rsidRPr="005E048A">
        <w:rPr>
          <w:rFonts w:asciiTheme="minorHAnsi" w:hAnsiTheme="minorHAnsi" w:cs="Arial"/>
          <w:sz w:val="22"/>
        </w:rPr>
        <w:t>PURCHASING PROCESS</w:t>
      </w:r>
      <w:commentRangeEnd w:id="1"/>
      <w:r w:rsidR="00F047C0" w:rsidRPr="005E048A">
        <w:rPr>
          <w:rStyle w:val="CommentReference"/>
          <w:rFonts w:asciiTheme="minorHAnsi" w:hAnsiTheme="minorHAnsi"/>
          <w:b w:val="0"/>
          <w:rPrChange w:id="27" w:author="Complab502-PC43" w:date="2020-01-09T09:55:00Z">
            <w:rPr>
              <w:rStyle w:val="CommentReference"/>
              <w:rFonts w:ascii="Arial" w:hAnsi="Arial"/>
              <w:b w:val="0"/>
            </w:rPr>
          </w:rPrChange>
        </w:rPr>
        <w:commentReference w:id="1"/>
      </w:r>
      <w:commentRangeEnd w:id="2"/>
    </w:p>
    <w:p w14:paraId="07837FD8" w14:textId="0E09039D" w:rsidR="001E7DC1" w:rsidRPr="005E048A" w:rsidRDefault="001E7DC1" w:rsidP="001E7DC1">
      <w:pPr>
        <w:pStyle w:val="Title"/>
        <w:spacing w:after="0"/>
        <w:rPr>
          <w:ins w:id="28" w:author="Complab502-PC43" w:date="2020-01-09T09:35:00Z"/>
          <w:rFonts w:asciiTheme="minorHAnsi" w:hAnsiTheme="minorHAnsi" w:cs="Arial"/>
          <w:sz w:val="22"/>
        </w:rPr>
        <w:pPrChange w:id="29" w:author="Complab502-PC43" w:date="2020-01-09T09:35:00Z">
          <w:pPr>
            <w:pStyle w:val="Title"/>
            <w:spacing w:after="0"/>
            <w:jc w:val="center"/>
          </w:pPr>
        </w:pPrChange>
      </w:pPr>
      <w:ins w:id="30" w:author="Complab502-PC43" w:date="2020-01-09T09:35:00Z">
        <w:r w:rsidRPr="005E048A">
          <w:rPr>
            <w:rFonts w:asciiTheme="minorHAnsi" w:hAnsiTheme="minorHAnsi" w:cs="Arial"/>
            <w:sz w:val="22"/>
          </w:rPr>
          <w:t>2.</w:t>
        </w:r>
      </w:ins>
    </w:p>
    <w:p w14:paraId="0ADC4F44" w14:textId="004B4D57" w:rsidR="001E7DC1" w:rsidRPr="005E048A" w:rsidRDefault="001E7DC1" w:rsidP="001E7DC1">
      <w:pPr>
        <w:pStyle w:val="Title"/>
        <w:spacing w:after="0"/>
        <w:rPr>
          <w:ins w:id="31" w:author="Complab502-PC43" w:date="2020-01-09T09:05:00Z"/>
          <w:rFonts w:asciiTheme="minorHAnsi" w:hAnsiTheme="minorHAnsi" w:cs="Arial"/>
          <w:sz w:val="22"/>
          <w:rPrChange w:id="32" w:author="Complab502-PC43" w:date="2020-01-09T09:55:00Z">
            <w:rPr>
              <w:ins w:id="33" w:author="Complab502-PC43" w:date="2020-01-09T09:05:00Z"/>
              <w:rFonts w:asciiTheme="minorHAnsi" w:hAnsiTheme="minorHAnsi" w:cs="Arial"/>
              <w:sz w:val="22"/>
            </w:rPr>
          </w:rPrChange>
        </w:rPr>
        <w:pPrChange w:id="34" w:author="Complab502-PC43" w:date="2020-01-09T09:35:00Z">
          <w:pPr>
            <w:pStyle w:val="Title"/>
            <w:spacing w:after="0"/>
            <w:jc w:val="center"/>
          </w:pPr>
        </w:pPrChange>
      </w:pPr>
      <w:ins w:id="35" w:author="Complab502-PC43" w:date="2020-01-09T09:35:00Z">
        <w:r w:rsidRPr="005E048A">
          <w:rPr>
            <w:rFonts w:asciiTheme="minorHAnsi" w:hAnsiTheme="minorHAnsi" w:cs="Arial"/>
            <w:sz w:val="22"/>
            <w:rPrChange w:id="36" w:author="Complab502-PC43" w:date="2020-01-09T09:55:00Z">
              <w:rPr>
                <w:rFonts w:asciiTheme="minorHAnsi" w:hAnsiTheme="minorHAnsi" w:cs="Arial"/>
                <w:sz w:val="22"/>
              </w:rPr>
            </w:rPrChange>
          </w:rPr>
          <w:t>a.</w:t>
        </w:r>
      </w:ins>
    </w:p>
    <w:p w14:paraId="1396A73F" w14:textId="21A2F5F2" w:rsidR="00C862B6" w:rsidRPr="005E048A" w:rsidRDefault="00C862B6" w:rsidP="00C862B6">
      <w:pPr>
        <w:pStyle w:val="Title"/>
        <w:spacing w:after="0"/>
        <w:rPr>
          <w:ins w:id="37" w:author="Complab502-PC43" w:date="2020-01-09T09:21:00Z"/>
          <w:rFonts w:asciiTheme="minorHAnsi" w:hAnsiTheme="minorHAnsi" w:cs="Arial"/>
          <w:sz w:val="22"/>
        </w:rPr>
        <w:pPrChange w:id="38" w:author="Complab502-PC43" w:date="2020-01-09T09:21:00Z">
          <w:pPr>
            <w:pStyle w:val="Title"/>
            <w:spacing w:after="0"/>
            <w:jc w:val="center"/>
          </w:pPr>
        </w:pPrChange>
      </w:pPr>
      <w:ins w:id="39" w:author="Complab502-PC43" w:date="2020-01-09T09:21:00Z">
        <w:r w:rsidRPr="005E048A">
          <w:rPr>
            <w:rFonts w:asciiTheme="minorHAnsi" w:hAnsiTheme="minorHAnsi" w:cs="Arial"/>
            <w:noProof/>
            <w:sz w:val="22"/>
            <w:lang w:val="en-PH" w:eastAsia="en-PH"/>
          </w:rPr>
          <w:drawing>
            <wp:anchor distT="0" distB="0" distL="114300" distR="114300" simplePos="0" relativeHeight="251658240" behindDoc="1" locked="0" layoutInCell="1" allowOverlap="1" wp14:anchorId="19BA528C" wp14:editId="20403BB1">
              <wp:simplePos x="0" y="0"/>
              <wp:positionH relativeFrom="margin">
                <wp:align>left</wp:align>
              </wp:positionH>
              <wp:positionV relativeFrom="paragraph">
                <wp:posOffset>25400</wp:posOffset>
              </wp:positionV>
              <wp:extent cx="5270500" cy="3235325"/>
              <wp:effectExtent l="0" t="0" r="6350" b="3175"/>
              <wp:wrapTight wrapText="bothSides">
                <wp:wrapPolygon edited="0">
                  <wp:start x="0" y="0"/>
                  <wp:lineTo x="0" y="21494"/>
                  <wp:lineTo x="21548" y="21494"/>
                  <wp:lineTo x="21548" y="0"/>
                  <wp:lineTo x="0" y="0"/>
                </wp:wrapPolygon>
              </wp:wrapTight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0500" cy="3235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r w:rsidR="00847D78" w:rsidRPr="005E048A">
        <w:rPr>
          <w:rStyle w:val="CommentReference"/>
          <w:rFonts w:asciiTheme="minorHAnsi" w:hAnsiTheme="minorHAnsi"/>
          <w:b w:val="0"/>
          <w:rPrChange w:id="40" w:author="Complab502-PC43" w:date="2020-01-09T09:55:00Z">
            <w:rPr>
              <w:rStyle w:val="CommentReference"/>
              <w:rFonts w:ascii="Arial" w:hAnsi="Arial"/>
              <w:b w:val="0"/>
            </w:rPr>
          </w:rPrChange>
        </w:rPr>
        <w:commentReference w:id="2"/>
      </w:r>
      <w:commentRangeEnd w:id="3"/>
    </w:p>
    <w:p w14:paraId="5264F7B2" w14:textId="6F474464" w:rsidR="0074707E" w:rsidRPr="005E048A" w:rsidRDefault="00030D4B" w:rsidP="00C862B6">
      <w:pPr>
        <w:pStyle w:val="Title"/>
        <w:spacing w:after="0"/>
        <w:rPr>
          <w:ins w:id="41" w:author="Complab502-PC43" w:date="2020-01-09T09:22:00Z"/>
          <w:rFonts w:asciiTheme="minorHAnsi" w:hAnsiTheme="minorHAnsi" w:cs="Arial"/>
          <w:sz w:val="22"/>
        </w:rPr>
        <w:pPrChange w:id="42" w:author="Complab502-PC43" w:date="2020-01-09T09:21:00Z">
          <w:pPr>
            <w:pStyle w:val="Title"/>
            <w:spacing w:after="0"/>
            <w:jc w:val="center"/>
          </w:pPr>
        </w:pPrChange>
      </w:pPr>
      <w:r w:rsidRPr="005E048A">
        <w:rPr>
          <w:rStyle w:val="CommentReference"/>
          <w:rFonts w:ascii="Arial" w:hAnsi="Arial"/>
          <w:b w:val="0"/>
        </w:rPr>
        <w:commentReference w:id="3"/>
      </w:r>
    </w:p>
    <w:p w14:paraId="1C179F00" w14:textId="5790FAE2" w:rsidR="00C862B6" w:rsidRPr="005E048A" w:rsidRDefault="00C862B6" w:rsidP="00C862B6">
      <w:pPr>
        <w:pStyle w:val="Title"/>
        <w:spacing w:after="0"/>
        <w:rPr>
          <w:ins w:id="43" w:author="Complab502-PC43" w:date="2020-01-09T09:22:00Z"/>
          <w:rFonts w:asciiTheme="minorHAnsi" w:hAnsiTheme="minorHAnsi" w:cs="Arial"/>
          <w:sz w:val="22"/>
        </w:rPr>
        <w:pPrChange w:id="44" w:author="Complab502-PC43" w:date="2020-01-09T09:21:00Z">
          <w:pPr>
            <w:pStyle w:val="Title"/>
            <w:spacing w:after="0"/>
            <w:jc w:val="center"/>
          </w:pPr>
        </w:pPrChange>
      </w:pPr>
    </w:p>
    <w:p w14:paraId="6FF593E7" w14:textId="13277E97" w:rsidR="00C862B6" w:rsidRPr="005E048A" w:rsidRDefault="00C862B6" w:rsidP="00C862B6">
      <w:pPr>
        <w:pStyle w:val="Title"/>
        <w:spacing w:after="0"/>
        <w:rPr>
          <w:ins w:id="45" w:author="Complab502-PC43" w:date="2020-01-09T09:22:00Z"/>
          <w:rFonts w:asciiTheme="minorHAnsi" w:hAnsiTheme="minorHAnsi" w:cs="Arial"/>
          <w:sz w:val="22"/>
        </w:rPr>
        <w:pPrChange w:id="46" w:author="Complab502-PC43" w:date="2020-01-09T09:21:00Z">
          <w:pPr>
            <w:pStyle w:val="Title"/>
            <w:spacing w:after="0"/>
            <w:jc w:val="center"/>
          </w:pPr>
        </w:pPrChange>
      </w:pPr>
    </w:p>
    <w:p w14:paraId="6D3034A1" w14:textId="29B343E9" w:rsidR="00C862B6" w:rsidRPr="005E048A" w:rsidRDefault="00C862B6" w:rsidP="00C862B6">
      <w:pPr>
        <w:pStyle w:val="Title"/>
        <w:spacing w:after="0"/>
        <w:rPr>
          <w:ins w:id="47" w:author="Complab502-PC43" w:date="2020-01-09T09:22:00Z"/>
          <w:rFonts w:asciiTheme="minorHAnsi" w:hAnsiTheme="minorHAnsi" w:cs="Arial"/>
          <w:sz w:val="22"/>
        </w:rPr>
        <w:pPrChange w:id="48" w:author="Complab502-PC43" w:date="2020-01-09T09:21:00Z">
          <w:pPr>
            <w:pStyle w:val="Title"/>
            <w:spacing w:after="0"/>
            <w:jc w:val="center"/>
          </w:pPr>
        </w:pPrChange>
      </w:pPr>
    </w:p>
    <w:p w14:paraId="5D4102FB" w14:textId="78CC30C3" w:rsidR="00C862B6" w:rsidRPr="005E048A" w:rsidRDefault="00C862B6" w:rsidP="00C862B6">
      <w:pPr>
        <w:pStyle w:val="Title"/>
        <w:spacing w:after="0"/>
        <w:rPr>
          <w:ins w:id="49" w:author="Complab502-PC43" w:date="2020-01-09T09:22:00Z"/>
          <w:rFonts w:asciiTheme="minorHAnsi" w:hAnsiTheme="minorHAnsi" w:cs="Arial"/>
          <w:sz w:val="22"/>
        </w:rPr>
        <w:pPrChange w:id="50" w:author="Complab502-PC43" w:date="2020-01-09T09:21:00Z">
          <w:pPr>
            <w:pStyle w:val="Title"/>
            <w:spacing w:after="0"/>
            <w:jc w:val="center"/>
          </w:pPr>
        </w:pPrChange>
      </w:pPr>
    </w:p>
    <w:p w14:paraId="4C7793C3" w14:textId="3CB6499C" w:rsidR="00C862B6" w:rsidRPr="005E048A" w:rsidRDefault="00C862B6" w:rsidP="00C862B6">
      <w:pPr>
        <w:pStyle w:val="Title"/>
        <w:spacing w:after="0"/>
        <w:rPr>
          <w:ins w:id="51" w:author="Complab502-PC43" w:date="2020-01-09T09:22:00Z"/>
          <w:rFonts w:asciiTheme="minorHAnsi" w:hAnsiTheme="minorHAnsi" w:cs="Arial"/>
          <w:sz w:val="22"/>
        </w:rPr>
        <w:pPrChange w:id="52" w:author="Complab502-PC43" w:date="2020-01-09T09:21:00Z">
          <w:pPr>
            <w:pStyle w:val="Title"/>
            <w:spacing w:after="0"/>
            <w:jc w:val="center"/>
          </w:pPr>
        </w:pPrChange>
      </w:pPr>
    </w:p>
    <w:p w14:paraId="3832C07C" w14:textId="63120478" w:rsidR="00C862B6" w:rsidRPr="005E048A" w:rsidRDefault="00C862B6" w:rsidP="00C862B6">
      <w:pPr>
        <w:pStyle w:val="Title"/>
        <w:spacing w:after="0"/>
        <w:rPr>
          <w:ins w:id="53" w:author="Complab502-PC43" w:date="2020-01-09T09:22:00Z"/>
          <w:rFonts w:asciiTheme="minorHAnsi" w:hAnsiTheme="minorHAnsi" w:cs="Arial"/>
          <w:sz w:val="22"/>
        </w:rPr>
        <w:pPrChange w:id="54" w:author="Complab502-PC43" w:date="2020-01-09T09:21:00Z">
          <w:pPr>
            <w:pStyle w:val="Title"/>
            <w:spacing w:after="0"/>
            <w:jc w:val="center"/>
          </w:pPr>
        </w:pPrChange>
      </w:pPr>
    </w:p>
    <w:p w14:paraId="45424995" w14:textId="259F36A4" w:rsidR="00C862B6" w:rsidRPr="005E048A" w:rsidRDefault="00C862B6" w:rsidP="00C862B6">
      <w:pPr>
        <w:pStyle w:val="Title"/>
        <w:spacing w:after="0"/>
        <w:rPr>
          <w:ins w:id="55" w:author="Complab502-PC43" w:date="2020-01-09T09:22:00Z"/>
          <w:rFonts w:asciiTheme="minorHAnsi" w:hAnsiTheme="minorHAnsi" w:cs="Arial"/>
          <w:sz w:val="22"/>
          <w:rPrChange w:id="56" w:author="Complab502-PC43" w:date="2020-01-09T09:55:00Z">
            <w:rPr>
              <w:ins w:id="57" w:author="Complab502-PC43" w:date="2020-01-09T09:22:00Z"/>
              <w:rFonts w:asciiTheme="minorHAnsi" w:hAnsiTheme="minorHAnsi" w:cs="Arial"/>
              <w:sz w:val="22"/>
            </w:rPr>
          </w:rPrChange>
        </w:rPr>
        <w:pPrChange w:id="58" w:author="Complab502-PC43" w:date="2020-01-09T09:21:00Z">
          <w:pPr>
            <w:pStyle w:val="Title"/>
            <w:spacing w:after="0"/>
            <w:jc w:val="center"/>
          </w:pPr>
        </w:pPrChange>
      </w:pPr>
    </w:p>
    <w:p w14:paraId="67FFF8AF" w14:textId="69EB46F4" w:rsidR="00C862B6" w:rsidRPr="005E048A" w:rsidRDefault="00C862B6" w:rsidP="00C862B6">
      <w:pPr>
        <w:pStyle w:val="Title"/>
        <w:spacing w:after="0"/>
        <w:rPr>
          <w:ins w:id="59" w:author="Complab502-PC43" w:date="2020-01-09T09:22:00Z"/>
          <w:rFonts w:asciiTheme="minorHAnsi" w:hAnsiTheme="minorHAnsi" w:cs="Arial"/>
          <w:sz w:val="22"/>
          <w:rPrChange w:id="60" w:author="Complab502-PC43" w:date="2020-01-09T09:55:00Z">
            <w:rPr>
              <w:ins w:id="61" w:author="Complab502-PC43" w:date="2020-01-09T09:22:00Z"/>
              <w:rFonts w:asciiTheme="minorHAnsi" w:hAnsiTheme="minorHAnsi" w:cs="Arial"/>
              <w:sz w:val="22"/>
            </w:rPr>
          </w:rPrChange>
        </w:rPr>
        <w:pPrChange w:id="62" w:author="Complab502-PC43" w:date="2020-01-09T09:21:00Z">
          <w:pPr>
            <w:pStyle w:val="Title"/>
            <w:spacing w:after="0"/>
            <w:jc w:val="center"/>
          </w:pPr>
        </w:pPrChange>
      </w:pPr>
    </w:p>
    <w:p w14:paraId="020DFF5F" w14:textId="3B85CB0C" w:rsidR="00C862B6" w:rsidRPr="005E048A" w:rsidRDefault="00C862B6" w:rsidP="00C862B6">
      <w:pPr>
        <w:pStyle w:val="Title"/>
        <w:spacing w:after="0"/>
        <w:rPr>
          <w:ins w:id="63" w:author="Complab502-PC43" w:date="2020-01-09T09:22:00Z"/>
          <w:rFonts w:asciiTheme="minorHAnsi" w:hAnsiTheme="minorHAnsi" w:cs="Arial"/>
          <w:sz w:val="22"/>
          <w:rPrChange w:id="64" w:author="Complab502-PC43" w:date="2020-01-09T09:55:00Z">
            <w:rPr>
              <w:ins w:id="65" w:author="Complab502-PC43" w:date="2020-01-09T09:22:00Z"/>
              <w:rFonts w:asciiTheme="minorHAnsi" w:hAnsiTheme="minorHAnsi" w:cs="Arial"/>
              <w:sz w:val="22"/>
            </w:rPr>
          </w:rPrChange>
        </w:rPr>
        <w:pPrChange w:id="66" w:author="Complab502-PC43" w:date="2020-01-09T09:21:00Z">
          <w:pPr>
            <w:pStyle w:val="Title"/>
            <w:spacing w:after="0"/>
            <w:jc w:val="center"/>
          </w:pPr>
        </w:pPrChange>
      </w:pPr>
    </w:p>
    <w:p w14:paraId="16CB54CB" w14:textId="043A6AAC" w:rsidR="00C862B6" w:rsidRPr="005E048A" w:rsidRDefault="00C862B6" w:rsidP="00C862B6">
      <w:pPr>
        <w:pStyle w:val="Title"/>
        <w:spacing w:after="0"/>
        <w:rPr>
          <w:ins w:id="67" w:author="Complab502-PC43" w:date="2020-01-09T09:22:00Z"/>
          <w:rFonts w:asciiTheme="minorHAnsi" w:hAnsiTheme="minorHAnsi" w:cs="Arial"/>
          <w:sz w:val="22"/>
          <w:rPrChange w:id="68" w:author="Complab502-PC43" w:date="2020-01-09T09:55:00Z">
            <w:rPr>
              <w:ins w:id="69" w:author="Complab502-PC43" w:date="2020-01-09T09:22:00Z"/>
              <w:rFonts w:asciiTheme="minorHAnsi" w:hAnsiTheme="minorHAnsi" w:cs="Arial"/>
              <w:sz w:val="22"/>
            </w:rPr>
          </w:rPrChange>
        </w:rPr>
        <w:pPrChange w:id="70" w:author="Complab502-PC43" w:date="2020-01-09T09:21:00Z">
          <w:pPr>
            <w:pStyle w:val="Title"/>
            <w:spacing w:after="0"/>
            <w:jc w:val="center"/>
          </w:pPr>
        </w:pPrChange>
      </w:pPr>
    </w:p>
    <w:p w14:paraId="501AE8C7" w14:textId="072AF217" w:rsidR="00C862B6" w:rsidRPr="005E048A" w:rsidRDefault="00C862B6" w:rsidP="00C862B6">
      <w:pPr>
        <w:pStyle w:val="Title"/>
        <w:spacing w:after="0"/>
        <w:rPr>
          <w:ins w:id="71" w:author="Complab502-PC43" w:date="2020-01-09T09:22:00Z"/>
          <w:rFonts w:asciiTheme="minorHAnsi" w:hAnsiTheme="minorHAnsi" w:cs="Arial"/>
          <w:sz w:val="22"/>
          <w:rPrChange w:id="72" w:author="Complab502-PC43" w:date="2020-01-09T09:55:00Z">
            <w:rPr>
              <w:ins w:id="73" w:author="Complab502-PC43" w:date="2020-01-09T09:22:00Z"/>
              <w:rFonts w:asciiTheme="minorHAnsi" w:hAnsiTheme="minorHAnsi" w:cs="Arial"/>
              <w:sz w:val="22"/>
            </w:rPr>
          </w:rPrChange>
        </w:rPr>
        <w:pPrChange w:id="74" w:author="Complab502-PC43" w:date="2020-01-09T09:21:00Z">
          <w:pPr>
            <w:pStyle w:val="Title"/>
            <w:spacing w:after="0"/>
            <w:jc w:val="center"/>
          </w:pPr>
        </w:pPrChange>
      </w:pPr>
    </w:p>
    <w:p w14:paraId="1596232A" w14:textId="70359A55" w:rsidR="00C862B6" w:rsidRPr="005E048A" w:rsidRDefault="00C862B6" w:rsidP="00C862B6">
      <w:pPr>
        <w:pStyle w:val="Title"/>
        <w:spacing w:after="0"/>
        <w:rPr>
          <w:ins w:id="75" w:author="Complab502-PC43" w:date="2020-01-09T09:22:00Z"/>
          <w:rFonts w:asciiTheme="minorHAnsi" w:hAnsiTheme="minorHAnsi" w:cs="Arial"/>
          <w:sz w:val="22"/>
          <w:rPrChange w:id="76" w:author="Complab502-PC43" w:date="2020-01-09T09:55:00Z">
            <w:rPr>
              <w:ins w:id="77" w:author="Complab502-PC43" w:date="2020-01-09T09:22:00Z"/>
              <w:rFonts w:asciiTheme="minorHAnsi" w:hAnsiTheme="minorHAnsi" w:cs="Arial"/>
              <w:sz w:val="22"/>
            </w:rPr>
          </w:rPrChange>
        </w:rPr>
        <w:pPrChange w:id="78" w:author="Complab502-PC43" w:date="2020-01-09T09:21:00Z">
          <w:pPr>
            <w:pStyle w:val="Title"/>
            <w:spacing w:after="0"/>
            <w:jc w:val="center"/>
          </w:pPr>
        </w:pPrChange>
      </w:pPr>
    </w:p>
    <w:p w14:paraId="536EABC9" w14:textId="145B0AD0" w:rsidR="00C862B6" w:rsidRPr="005E048A" w:rsidRDefault="00C862B6" w:rsidP="00C862B6">
      <w:pPr>
        <w:pStyle w:val="Title"/>
        <w:spacing w:after="0"/>
        <w:rPr>
          <w:ins w:id="79" w:author="Complab502-PC43" w:date="2020-01-09T09:22:00Z"/>
          <w:rFonts w:asciiTheme="minorHAnsi" w:hAnsiTheme="minorHAnsi" w:cs="Arial"/>
          <w:sz w:val="22"/>
          <w:rPrChange w:id="80" w:author="Complab502-PC43" w:date="2020-01-09T09:55:00Z">
            <w:rPr>
              <w:ins w:id="81" w:author="Complab502-PC43" w:date="2020-01-09T09:22:00Z"/>
              <w:rFonts w:asciiTheme="minorHAnsi" w:hAnsiTheme="minorHAnsi" w:cs="Arial"/>
              <w:sz w:val="22"/>
            </w:rPr>
          </w:rPrChange>
        </w:rPr>
        <w:pPrChange w:id="82" w:author="Complab502-PC43" w:date="2020-01-09T09:21:00Z">
          <w:pPr>
            <w:pStyle w:val="Title"/>
            <w:spacing w:after="0"/>
            <w:jc w:val="center"/>
          </w:pPr>
        </w:pPrChange>
      </w:pPr>
    </w:p>
    <w:p w14:paraId="03BA89A9" w14:textId="347F3B82" w:rsidR="00C862B6" w:rsidRPr="005E048A" w:rsidRDefault="00C862B6" w:rsidP="00C862B6">
      <w:pPr>
        <w:pStyle w:val="Title"/>
        <w:spacing w:after="0"/>
        <w:rPr>
          <w:ins w:id="83" w:author="Complab502-PC43" w:date="2020-01-09T09:22:00Z"/>
          <w:rFonts w:asciiTheme="minorHAnsi" w:hAnsiTheme="minorHAnsi" w:cs="Arial"/>
          <w:sz w:val="22"/>
          <w:rPrChange w:id="84" w:author="Complab502-PC43" w:date="2020-01-09T09:55:00Z">
            <w:rPr>
              <w:ins w:id="85" w:author="Complab502-PC43" w:date="2020-01-09T09:22:00Z"/>
              <w:rFonts w:asciiTheme="minorHAnsi" w:hAnsiTheme="minorHAnsi" w:cs="Arial"/>
              <w:sz w:val="22"/>
            </w:rPr>
          </w:rPrChange>
        </w:rPr>
        <w:pPrChange w:id="86" w:author="Complab502-PC43" w:date="2020-01-09T09:21:00Z">
          <w:pPr>
            <w:pStyle w:val="Title"/>
            <w:spacing w:after="0"/>
            <w:jc w:val="center"/>
          </w:pPr>
        </w:pPrChange>
      </w:pPr>
    </w:p>
    <w:p w14:paraId="101AB4B5" w14:textId="7B126B84" w:rsidR="00C862B6" w:rsidRPr="005E048A" w:rsidRDefault="00C862B6" w:rsidP="00C862B6">
      <w:pPr>
        <w:pStyle w:val="Title"/>
        <w:spacing w:after="0"/>
        <w:rPr>
          <w:ins w:id="87" w:author="Complab502-PC43" w:date="2020-01-09T09:22:00Z"/>
          <w:rFonts w:asciiTheme="minorHAnsi" w:hAnsiTheme="minorHAnsi" w:cs="Arial"/>
          <w:sz w:val="22"/>
          <w:rPrChange w:id="88" w:author="Complab502-PC43" w:date="2020-01-09T09:55:00Z">
            <w:rPr>
              <w:ins w:id="89" w:author="Complab502-PC43" w:date="2020-01-09T09:22:00Z"/>
              <w:rFonts w:asciiTheme="minorHAnsi" w:hAnsiTheme="minorHAnsi" w:cs="Arial"/>
              <w:sz w:val="22"/>
            </w:rPr>
          </w:rPrChange>
        </w:rPr>
        <w:pPrChange w:id="90" w:author="Complab502-PC43" w:date="2020-01-09T09:21:00Z">
          <w:pPr>
            <w:pStyle w:val="Title"/>
            <w:spacing w:after="0"/>
            <w:jc w:val="center"/>
          </w:pPr>
        </w:pPrChange>
      </w:pPr>
    </w:p>
    <w:p w14:paraId="0CB3928E" w14:textId="45184F60" w:rsidR="00C862B6" w:rsidRPr="005E048A" w:rsidRDefault="00C862B6" w:rsidP="00C862B6">
      <w:pPr>
        <w:pStyle w:val="Title"/>
        <w:spacing w:after="0"/>
        <w:rPr>
          <w:ins w:id="91" w:author="Complab502-PC43" w:date="2020-01-09T09:22:00Z"/>
          <w:rFonts w:asciiTheme="minorHAnsi" w:hAnsiTheme="minorHAnsi" w:cs="Arial"/>
          <w:sz w:val="22"/>
          <w:rPrChange w:id="92" w:author="Complab502-PC43" w:date="2020-01-09T09:55:00Z">
            <w:rPr>
              <w:ins w:id="93" w:author="Complab502-PC43" w:date="2020-01-09T09:22:00Z"/>
              <w:rFonts w:asciiTheme="minorHAnsi" w:hAnsiTheme="minorHAnsi" w:cs="Arial"/>
              <w:sz w:val="22"/>
            </w:rPr>
          </w:rPrChange>
        </w:rPr>
        <w:pPrChange w:id="94" w:author="Complab502-PC43" w:date="2020-01-09T09:21:00Z">
          <w:pPr>
            <w:pStyle w:val="Title"/>
            <w:spacing w:after="0"/>
            <w:jc w:val="center"/>
          </w:pPr>
        </w:pPrChange>
      </w:pPr>
    </w:p>
    <w:p w14:paraId="50A9F5B5" w14:textId="0139EF11" w:rsidR="00C862B6" w:rsidRPr="005E048A" w:rsidRDefault="00C862B6" w:rsidP="00C862B6">
      <w:pPr>
        <w:pStyle w:val="Title"/>
        <w:spacing w:after="0"/>
        <w:rPr>
          <w:ins w:id="95" w:author="Complab502-PC43" w:date="2020-01-09T09:22:00Z"/>
          <w:rFonts w:asciiTheme="minorHAnsi" w:hAnsiTheme="minorHAnsi" w:cs="Arial"/>
          <w:sz w:val="22"/>
          <w:rPrChange w:id="96" w:author="Complab502-PC43" w:date="2020-01-09T09:55:00Z">
            <w:rPr>
              <w:ins w:id="97" w:author="Complab502-PC43" w:date="2020-01-09T09:22:00Z"/>
              <w:rFonts w:asciiTheme="minorHAnsi" w:hAnsiTheme="minorHAnsi" w:cs="Arial"/>
              <w:sz w:val="22"/>
            </w:rPr>
          </w:rPrChange>
        </w:rPr>
        <w:pPrChange w:id="98" w:author="Complab502-PC43" w:date="2020-01-09T09:21:00Z">
          <w:pPr>
            <w:pStyle w:val="Title"/>
            <w:spacing w:after="0"/>
            <w:jc w:val="center"/>
          </w:pPr>
        </w:pPrChange>
      </w:pPr>
    </w:p>
    <w:p w14:paraId="79A24203" w14:textId="18D2B621" w:rsidR="001E7DC1" w:rsidRPr="005E048A" w:rsidRDefault="001E7DC1" w:rsidP="00C862B6">
      <w:pPr>
        <w:pStyle w:val="Title"/>
        <w:spacing w:after="0"/>
        <w:rPr>
          <w:ins w:id="99" w:author="Complab502-PC43" w:date="2020-01-09T09:22:00Z"/>
          <w:rFonts w:asciiTheme="minorHAnsi" w:hAnsiTheme="minorHAnsi" w:cs="Arial"/>
          <w:sz w:val="22"/>
          <w:rPrChange w:id="100" w:author="Complab502-PC43" w:date="2020-01-09T09:55:00Z">
            <w:rPr>
              <w:ins w:id="101" w:author="Complab502-PC43" w:date="2020-01-09T09:22:00Z"/>
              <w:rFonts w:asciiTheme="minorHAnsi" w:hAnsiTheme="minorHAnsi" w:cs="Arial"/>
              <w:sz w:val="22"/>
            </w:rPr>
          </w:rPrChange>
        </w:rPr>
        <w:pPrChange w:id="102" w:author="Complab502-PC43" w:date="2020-01-09T09:21:00Z">
          <w:pPr>
            <w:pStyle w:val="Title"/>
            <w:spacing w:after="0"/>
            <w:jc w:val="center"/>
          </w:pPr>
        </w:pPrChange>
      </w:pPr>
    </w:p>
    <w:p w14:paraId="2219CF4C" w14:textId="3A90B75F" w:rsidR="00C862B6" w:rsidRPr="005E048A" w:rsidRDefault="00C862B6" w:rsidP="00C862B6">
      <w:pPr>
        <w:pStyle w:val="Title"/>
        <w:spacing w:after="0"/>
        <w:rPr>
          <w:ins w:id="103" w:author="Complab502-PC43" w:date="2020-01-09T09:23:00Z"/>
          <w:rFonts w:asciiTheme="minorHAnsi" w:hAnsiTheme="minorHAnsi" w:cs="Arial"/>
          <w:sz w:val="22"/>
        </w:rPr>
        <w:pPrChange w:id="104" w:author="Complab502-PC43" w:date="2020-01-09T09:21:00Z">
          <w:pPr>
            <w:pStyle w:val="Title"/>
            <w:spacing w:after="0"/>
            <w:jc w:val="center"/>
          </w:pPr>
        </w:pPrChange>
      </w:pPr>
      <w:ins w:id="105" w:author="Complab502-PC43" w:date="2020-01-09T09:22:00Z">
        <w:r w:rsidRPr="005E048A">
          <w:rPr>
            <w:rFonts w:asciiTheme="minorHAnsi" w:hAnsiTheme="minorHAnsi" w:cs="Arial"/>
            <w:noProof/>
            <w:sz w:val="22"/>
            <w:lang w:val="en-PH" w:eastAsia="en-PH"/>
          </w:rPr>
          <w:drawing>
            <wp:inline distT="0" distB="0" distL="0" distR="0" wp14:anchorId="690D7110" wp14:editId="58DE6C97">
              <wp:extent cx="6003925" cy="3830320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03925" cy="3830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1B49735" w14:textId="026ADD20" w:rsidR="001E7DC1" w:rsidRPr="005E048A" w:rsidRDefault="00C862B6" w:rsidP="00C862B6">
      <w:pPr>
        <w:pStyle w:val="Title"/>
        <w:spacing w:after="0"/>
        <w:rPr>
          <w:ins w:id="106" w:author="Complab502-PC43" w:date="2020-01-09T09:36:00Z"/>
          <w:rFonts w:asciiTheme="minorHAnsi" w:hAnsiTheme="minorHAnsi" w:cs="Arial"/>
          <w:sz w:val="22"/>
        </w:rPr>
        <w:pPrChange w:id="107" w:author="Complab502-PC43" w:date="2020-01-09T09:21:00Z">
          <w:pPr>
            <w:pStyle w:val="Title"/>
            <w:spacing w:after="0"/>
            <w:jc w:val="center"/>
          </w:pPr>
        </w:pPrChange>
      </w:pPr>
      <w:ins w:id="108" w:author="Complab502-PC43" w:date="2020-01-09T09:23:00Z">
        <w:r w:rsidRPr="005E048A">
          <w:rPr>
            <w:rFonts w:asciiTheme="minorHAnsi" w:hAnsiTheme="minorHAnsi" w:cs="Arial"/>
            <w:noProof/>
            <w:sz w:val="22"/>
            <w:lang w:val="en-PH" w:eastAsia="en-PH"/>
          </w:rPr>
          <w:lastRenderedPageBreak/>
          <w:drawing>
            <wp:inline distT="0" distB="0" distL="0" distR="0" wp14:anchorId="65A931AF" wp14:editId="5A35BFF0">
              <wp:extent cx="6003925" cy="3821430"/>
              <wp:effectExtent l="0" t="0" r="0" b="762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03925" cy="3821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8B1B6F1" w14:textId="741BEDF7" w:rsidR="001E7DC1" w:rsidRPr="005E048A" w:rsidRDefault="001E7DC1" w:rsidP="00C862B6">
      <w:pPr>
        <w:pStyle w:val="Title"/>
        <w:spacing w:after="0"/>
        <w:rPr>
          <w:ins w:id="109" w:author="Complab502-PC43" w:date="2020-01-09T09:35:00Z"/>
          <w:rFonts w:asciiTheme="minorHAnsi" w:hAnsiTheme="minorHAnsi" w:cs="Arial"/>
          <w:sz w:val="22"/>
          <w:rPrChange w:id="110" w:author="Complab502-PC43" w:date="2020-01-09T09:55:00Z">
            <w:rPr>
              <w:ins w:id="111" w:author="Complab502-PC43" w:date="2020-01-09T09:35:00Z"/>
              <w:rFonts w:asciiTheme="minorHAnsi" w:hAnsiTheme="minorHAnsi" w:cs="Arial"/>
              <w:sz w:val="22"/>
            </w:rPr>
          </w:rPrChange>
        </w:rPr>
        <w:pPrChange w:id="112" w:author="Complab502-PC43" w:date="2020-01-09T09:21:00Z">
          <w:pPr>
            <w:pStyle w:val="Title"/>
            <w:spacing w:after="0"/>
            <w:jc w:val="center"/>
          </w:pPr>
        </w:pPrChange>
      </w:pPr>
      <w:ins w:id="113" w:author="Complab502-PC43" w:date="2020-01-09T09:36:00Z">
        <w:r w:rsidRPr="005E048A">
          <w:rPr>
            <w:rFonts w:asciiTheme="minorHAnsi" w:hAnsiTheme="minorHAnsi" w:cs="Arial"/>
            <w:sz w:val="22"/>
            <w:rPrChange w:id="114" w:author="Complab502-PC43" w:date="2020-01-09T09:55:00Z">
              <w:rPr>
                <w:rFonts w:asciiTheme="minorHAnsi" w:hAnsiTheme="minorHAnsi" w:cs="Arial"/>
                <w:sz w:val="22"/>
              </w:rPr>
            </w:rPrChange>
          </w:rPr>
          <w:t>b.</w:t>
        </w:r>
      </w:ins>
    </w:p>
    <w:p w14:paraId="17E05835" w14:textId="1330C9A6" w:rsidR="00C862B6" w:rsidRPr="005E048A" w:rsidRDefault="001E7DC1" w:rsidP="00C862B6">
      <w:pPr>
        <w:pStyle w:val="Title"/>
        <w:spacing w:after="0"/>
        <w:rPr>
          <w:ins w:id="115" w:author="Complab502-PC43" w:date="2020-01-09T09:35:00Z"/>
          <w:rFonts w:asciiTheme="minorHAnsi" w:hAnsiTheme="minorHAnsi" w:cs="Arial"/>
          <w:sz w:val="22"/>
        </w:rPr>
        <w:pPrChange w:id="116" w:author="Complab502-PC43" w:date="2020-01-09T09:21:00Z">
          <w:pPr>
            <w:pStyle w:val="Title"/>
            <w:spacing w:after="0"/>
            <w:jc w:val="center"/>
          </w:pPr>
        </w:pPrChange>
      </w:pPr>
      <w:ins w:id="117" w:author="Complab502-PC43" w:date="2020-01-09T09:35:00Z">
        <w:r w:rsidRPr="005E048A">
          <w:rPr>
            <w:noProof/>
            <w:lang w:val="en-PH" w:eastAsia="en-PH"/>
          </w:rPr>
          <w:drawing>
            <wp:inline distT="0" distB="0" distL="0" distR="0" wp14:anchorId="36BEBEB6" wp14:editId="25C88113">
              <wp:extent cx="6007735" cy="3377565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07735" cy="3377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CDE66F6" w14:textId="2891DDA3" w:rsidR="001E7DC1" w:rsidRPr="005E048A" w:rsidRDefault="001E7DC1" w:rsidP="00C862B6">
      <w:pPr>
        <w:pStyle w:val="Title"/>
        <w:spacing w:after="0"/>
        <w:rPr>
          <w:ins w:id="118" w:author="Complab502-PC43" w:date="2020-01-09T09:36:00Z"/>
          <w:rFonts w:asciiTheme="minorHAnsi" w:hAnsiTheme="minorHAnsi" w:cs="Arial"/>
          <w:sz w:val="22"/>
        </w:rPr>
        <w:pPrChange w:id="119" w:author="Complab502-PC43" w:date="2020-01-09T09:21:00Z">
          <w:pPr>
            <w:pStyle w:val="Title"/>
            <w:spacing w:after="0"/>
            <w:jc w:val="center"/>
          </w:pPr>
        </w:pPrChange>
      </w:pPr>
      <w:ins w:id="120" w:author="Complab502-PC43" w:date="2020-01-09T09:36:00Z">
        <w:r w:rsidRPr="005E048A">
          <w:rPr>
            <w:noProof/>
            <w:lang w:val="en-PH" w:eastAsia="en-PH"/>
          </w:rPr>
          <w:lastRenderedPageBreak/>
          <w:drawing>
            <wp:inline distT="0" distB="0" distL="0" distR="0" wp14:anchorId="570A451B" wp14:editId="0B04CEA7">
              <wp:extent cx="6007735" cy="3377565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07735" cy="3377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EF07D3E" w14:textId="62F9106E" w:rsidR="001E7DC1" w:rsidRPr="005E048A" w:rsidRDefault="001E7DC1" w:rsidP="00C862B6">
      <w:pPr>
        <w:pStyle w:val="Title"/>
        <w:spacing w:after="0"/>
        <w:rPr>
          <w:ins w:id="121" w:author="Complab502-PC43" w:date="2020-01-09T09:36:00Z"/>
          <w:rFonts w:asciiTheme="minorHAnsi" w:hAnsiTheme="minorHAnsi" w:cs="Arial"/>
          <w:sz w:val="22"/>
        </w:rPr>
        <w:pPrChange w:id="122" w:author="Complab502-PC43" w:date="2020-01-09T09:21:00Z">
          <w:pPr>
            <w:pStyle w:val="Title"/>
            <w:spacing w:after="0"/>
            <w:jc w:val="center"/>
          </w:pPr>
        </w:pPrChange>
      </w:pPr>
      <w:ins w:id="123" w:author="Complab502-PC43" w:date="2020-01-09T09:36:00Z">
        <w:r w:rsidRPr="005E048A">
          <w:rPr>
            <w:noProof/>
            <w:lang w:val="en-PH" w:eastAsia="en-PH"/>
          </w:rPr>
          <w:drawing>
            <wp:inline distT="0" distB="0" distL="0" distR="0" wp14:anchorId="2FD6325C" wp14:editId="13304264">
              <wp:extent cx="6007735" cy="3377565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07735" cy="3377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7F83131" w14:textId="1AA752A4" w:rsidR="001E7DC1" w:rsidRPr="005E048A" w:rsidRDefault="001E7DC1" w:rsidP="00C862B6">
      <w:pPr>
        <w:pStyle w:val="Title"/>
        <w:spacing w:after="0"/>
        <w:rPr>
          <w:ins w:id="124" w:author="Complab502-PC43" w:date="2020-01-09T09:36:00Z"/>
          <w:rFonts w:asciiTheme="minorHAnsi" w:hAnsiTheme="minorHAnsi" w:cs="Arial"/>
          <w:sz w:val="22"/>
          <w:rPrChange w:id="125" w:author="Complab502-PC43" w:date="2020-01-09T09:55:00Z">
            <w:rPr>
              <w:ins w:id="126" w:author="Complab502-PC43" w:date="2020-01-09T09:36:00Z"/>
              <w:rFonts w:asciiTheme="minorHAnsi" w:hAnsiTheme="minorHAnsi" w:cs="Arial"/>
              <w:sz w:val="22"/>
            </w:rPr>
          </w:rPrChange>
        </w:rPr>
        <w:pPrChange w:id="127" w:author="Complab502-PC43" w:date="2020-01-09T09:21:00Z">
          <w:pPr>
            <w:pStyle w:val="Title"/>
            <w:spacing w:after="0"/>
            <w:jc w:val="center"/>
          </w:pPr>
        </w:pPrChange>
      </w:pPr>
      <w:ins w:id="128" w:author="Complab502-PC43" w:date="2020-01-09T09:36:00Z">
        <w:r w:rsidRPr="005E048A">
          <w:rPr>
            <w:rFonts w:asciiTheme="minorHAnsi" w:hAnsiTheme="minorHAnsi" w:cs="Arial"/>
            <w:sz w:val="22"/>
            <w:rPrChange w:id="129" w:author="Complab502-PC43" w:date="2020-01-09T09:55:00Z">
              <w:rPr>
                <w:rFonts w:asciiTheme="minorHAnsi" w:hAnsiTheme="minorHAnsi" w:cs="Arial"/>
                <w:sz w:val="22"/>
              </w:rPr>
            </w:rPrChange>
          </w:rPr>
          <w:t>c.</w:t>
        </w:r>
      </w:ins>
    </w:p>
    <w:p w14:paraId="201A1FF8" w14:textId="3AF90BD6" w:rsidR="001E7DC1" w:rsidRPr="005E048A" w:rsidRDefault="001E7DC1" w:rsidP="00C862B6">
      <w:pPr>
        <w:pStyle w:val="Title"/>
        <w:spacing w:after="0"/>
        <w:rPr>
          <w:ins w:id="130" w:author="Complab502-PC43" w:date="2020-01-09T09:47:00Z"/>
          <w:rFonts w:asciiTheme="minorHAnsi" w:hAnsiTheme="minorHAnsi" w:cs="Arial"/>
          <w:sz w:val="22"/>
          <w:rPrChange w:id="131" w:author="Complab502-PC43" w:date="2020-01-09T09:55:00Z">
            <w:rPr>
              <w:ins w:id="132" w:author="Complab502-PC43" w:date="2020-01-09T09:47:00Z"/>
              <w:rFonts w:asciiTheme="minorHAnsi" w:hAnsiTheme="minorHAnsi" w:cs="Arial"/>
              <w:sz w:val="22"/>
            </w:rPr>
          </w:rPrChange>
        </w:rPr>
        <w:pPrChange w:id="133" w:author="Complab502-PC43" w:date="2020-01-09T09:21:00Z">
          <w:pPr>
            <w:pStyle w:val="Title"/>
            <w:spacing w:after="0"/>
            <w:jc w:val="center"/>
          </w:pPr>
        </w:pPrChange>
      </w:pPr>
    </w:p>
    <w:p w14:paraId="7F47D752" w14:textId="363539CE" w:rsidR="00865E93" w:rsidRPr="005E048A" w:rsidRDefault="00865E93" w:rsidP="00C862B6">
      <w:pPr>
        <w:pStyle w:val="Title"/>
        <w:spacing w:after="0"/>
        <w:rPr>
          <w:ins w:id="134" w:author="Complab502-PC43" w:date="2020-01-09T09:47:00Z"/>
          <w:rFonts w:asciiTheme="minorHAnsi" w:hAnsiTheme="minorHAnsi" w:cs="Arial"/>
          <w:sz w:val="22"/>
          <w:rPrChange w:id="135" w:author="Complab502-PC43" w:date="2020-01-09T09:55:00Z">
            <w:rPr>
              <w:ins w:id="136" w:author="Complab502-PC43" w:date="2020-01-09T09:47:00Z"/>
              <w:rFonts w:asciiTheme="minorHAnsi" w:hAnsiTheme="minorHAnsi" w:cs="Arial"/>
              <w:sz w:val="22"/>
            </w:rPr>
          </w:rPrChange>
        </w:rPr>
        <w:pPrChange w:id="137" w:author="Complab502-PC43" w:date="2020-01-09T09:21:00Z">
          <w:pPr>
            <w:pStyle w:val="Title"/>
            <w:spacing w:after="0"/>
            <w:jc w:val="center"/>
          </w:pPr>
        </w:pPrChange>
      </w:pPr>
    </w:p>
    <w:p w14:paraId="32F76A4E" w14:textId="32D30DF5" w:rsidR="00865E93" w:rsidRPr="005E048A" w:rsidRDefault="00865E93" w:rsidP="00C862B6">
      <w:pPr>
        <w:pStyle w:val="Title"/>
        <w:spacing w:after="0"/>
        <w:rPr>
          <w:ins w:id="138" w:author="Complab502-PC43" w:date="2020-01-09T09:47:00Z"/>
          <w:rFonts w:asciiTheme="minorHAnsi" w:hAnsiTheme="minorHAnsi" w:cs="Arial"/>
          <w:sz w:val="22"/>
          <w:rPrChange w:id="139" w:author="Complab502-PC43" w:date="2020-01-09T09:55:00Z">
            <w:rPr>
              <w:ins w:id="140" w:author="Complab502-PC43" w:date="2020-01-09T09:47:00Z"/>
              <w:rFonts w:asciiTheme="minorHAnsi" w:hAnsiTheme="minorHAnsi" w:cs="Arial"/>
              <w:sz w:val="22"/>
            </w:rPr>
          </w:rPrChange>
        </w:rPr>
        <w:pPrChange w:id="141" w:author="Complab502-PC43" w:date="2020-01-09T09:21:00Z">
          <w:pPr>
            <w:pStyle w:val="Title"/>
            <w:spacing w:after="0"/>
            <w:jc w:val="center"/>
          </w:pPr>
        </w:pPrChange>
      </w:pPr>
    </w:p>
    <w:p w14:paraId="65CB3DED" w14:textId="6E9DF00E" w:rsidR="00865E93" w:rsidRPr="005E048A" w:rsidRDefault="00865E93" w:rsidP="00C862B6">
      <w:pPr>
        <w:pStyle w:val="Title"/>
        <w:spacing w:after="0"/>
        <w:rPr>
          <w:ins w:id="142" w:author="Complab502-PC43" w:date="2020-01-09T09:47:00Z"/>
          <w:rFonts w:asciiTheme="minorHAnsi" w:hAnsiTheme="minorHAnsi" w:cs="Arial"/>
          <w:sz w:val="22"/>
          <w:rPrChange w:id="143" w:author="Complab502-PC43" w:date="2020-01-09T09:55:00Z">
            <w:rPr>
              <w:ins w:id="144" w:author="Complab502-PC43" w:date="2020-01-09T09:47:00Z"/>
              <w:rFonts w:asciiTheme="minorHAnsi" w:hAnsiTheme="minorHAnsi" w:cs="Arial"/>
              <w:sz w:val="22"/>
            </w:rPr>
          </w:rPrChange>
        </w:rPr>
        <w:pPrChange w:id="145" w:author="Complab502-PC43" w:date="2020-01-09T09:21:00Z">
          <w:pPr>
            <w:pStyle w:val="Title"/>
            <w:spacing w:after="0"/>
            <w:jc w:val="center"/>
          </w:pPr>
        </w:pPrChange>
      </w:pPr>
    </w:p>
    <w:p w14:paraId="3C0F4A19" w14:textId="54A9C422" w:rsidR="00865E93" w:rsidRPr="005E048A" w:rsidRDefault="00865E93" w:rsidP="00C862B6">
      <w:pPr>
        <w:pStyle w:val="Title"/>
        <w:spacing w:after="0"/>
        <w:rPr>
          <w:ins w:id="146" w:author="Complab502-PC43" w:date="2020-01-09T09:47:00Z"/>
          <w:rFonts w:asciiTheme="minorHAnsi" w:hAnsiTheme="minorHAnsi" w:cs="Arial"/>
          <w:sz w:val="22"/>
          <w:rPrChange w:id="147" w:author="Complab502-PC43" w:date="2020-01-09T09:55:00Z">
            <w:rPr>
              <w:ins w:id="148" w:author="Complab502-PC43" w:date="2020-01-09T09:47:00Z"/>
              <w:rFonts w:asciiTheme="minorHAnsi" w:hAnsiTheme="minorHAnsi" w:cs="Arial"/>
              <w:sz w:val="22"/>
            </w:rPr>
          </w:rPrChange>
        </w:rPr>
        <w:pPrChange w:id="149" w:author="Complab502-PC43" w:date="2020-01-09T09:21:00Z">
          <w:pPr>
            <w:pStyle w:val="Title"/>
            <w:spacing w:after="0"/>
            <w:jc w:val="center"/>
          </w:pPr>
        </w:pPrChange>
      </w:pPr>
    </w:p>
    <w:p w14:paraId="0FD63807" w14:textId="39F7F344" w:rsidR="00865E93" w:rsidRPr="005E048A" w:rsidRDefault="00865E93" w:rsidP="00C862B6">
      <w:pPr>
        <w:pStyle w:val="Title"/>
        <w:spacing w:after="0"/>
        <w:rPr>
          <w:ins w:id="150" w:author="Complab502-PC43" w:date="2020-01-09T09:47:00Z"/>
          <w:rFonts w:asciiTheme="minorHAnsi" w:hAnsiTheme="minorHAnsi" w:cs="Arial"/>
          <w:sz w:val="22"/>
          <w:rPrChange w:id="151" w:author="Complab502-PC43" w:date="2020-01-09T09:55:00Z">
            <w:rPr>
              <w:ins w:id="152" w:author="Complab502-PC43" w:date="2020-01-09T09:47:00Z"/>
              <w:rFonts w:asciiTheme="minorHAnsi" w:hAnsiTheme="minorHAnsi" w:cs="Arial"/>
              <w:sz w:val="22"/>
            </w:rPr>
          </w:rPrChange>
        </w:rPr>
        <w:pPrChange w:id="153" w:author="Complab502-PC43" w:date="2020-01-09T09:21:00Z">
          <w:pPr>
            <w:pStyle w:val="Title"/>
            <w:spacing w:after="0"/>
            <w:jc w:val="center"/>
          </w:pPr>
        </w:pPrChange>
      </w:pPr>
    </w:p>
    <w:p w14:paraId="631D3618" w14:textId="22038DB4" w:rsidR="00865E93" w:rsidRPr="005E048A" w:rsidRDefault="00865E93" w:rsidP="00C862B6">
      <w:pPr>
        <w:pStyle w:val="Title"/>
        <w:spacing w:after="0"/>
        <w:rPr>
          <w:ins w:id="154" w:author="Complab502-PC43" w:date="2020-01-09T09:47:00Z"/>
          <w:rFonts w:asciiTheme="minorHAnsi" w:hAnsiTheme="minorHAnsi" w:cs="Arial"/>
          <w:sz w:val="22"/>
          <w:rPrChange w:id="155" w:author="Complab502-PC43" w:date="2020-01-09T09:55:00Z">
            <w:rPr>
              <w:ins w:id="156" w:author="Complab502-PC43" w:date="2020-01-09T09:47:00Z"/>
              <w:rFonts w:asciiTheme="minorHAnsi" w:hAnsiTheme="minorHAnsi" w:cs="Arial"/>
              <w:sz w:val="22"/>
            </w:rPr>
          </w:rPrChange>
        </w:rPr>
        <w:pPrChange w:id="157" w:author="Complab502-PC43" w:date="2020-01-09T09:21:00Z">
          <w:pPr>
            <w:pStyle w:val="Title"/>
            <w:spacing w:after="0"/>
            <w:jc w:val="center"/>
          </w:pPr>
        </w:pPrChange>
      </w:pPr>
    </w:p>
    <w:p w14:paraId="7D5FF66C" w14:textId="31E9EDC3" w:rsidR="00865E93" w:rsidRPr="005E048A" w:rsidRDefault="00865E93" w:rsidP="00C862B6">
      <w:pPr>
        <w:pStyle w:val="Title"/>
        <w:spacing w:after="0"/>
        <w:rPr>
          <w:ins w:id="158" w:author="Complab502-PC43" w:date="2020-01-09T09:47:00Z"/>
          <w:rFonts w:asciiTheme="minorHAnsi" w:hAnsiTheme="minorHAnsi" w:cs="Arial"/>
          <w:sz w:val="22"/>
          <w:rPrChange w:id="159" w:author="Complab502-PC43" w:date="2020-01-09T09:55:00Z">
            <w:rPr>
              <w:ins w:id="160" w:author="Complab502-PC43" w:date="2020-01-09T09:47:00Z"/>
              <w:rFonts w:asciiTheme="minorHAnsi" w:hAnsiTheme="minorHAnsi" w:cs="Arial"/>
              <w:sz w:val="22"/>
            </w:rPr>
          </w:rPrChange>
        </w:rPr>
        <w:pPrChange w:id="161" w:author="Complab502-PC43" w:date="2020-01-09T09:21:00Z">
          <w:pPr>
            <w:pStyle w:val="Title"/>
            <w:spacing w:after="0"/>
            <w:jc w:val="center"/>
          </w:pPr>
        </w:pPrChange>
      </w:pPr>
    </w:p>
    <w:p w14:paraId="7653326B" w14:textId="3E346368" w:rsidR="00865E93" w:rsidRPr="005E048A" w:rsidRDefault="00865E93" w:rsidP="00C862B6">
      <w:pPr>
        <w:pStyle w:val="Title"/>
        <w:spacing w:after="0"/>
        <w:rPr>
          <w:ins w:id="162" w:author="Complab502-PC43" w:date="2020-01-09T09:47:00Z"/>
          <w:rFonts w:asciiTheme="minorHAnsi" w:hAnsiTheme="minorHAnsi" w:cs="Arial"/>
          <w:sz w:val="22"/>
          <w:rPrChange w:id="163" w:author="Complab502-PC43" w:date="2020-01-09T09:55:00Z">
            <w:rPr>
              <w:ins w:id="164" w:author="Complab502-PC43" w:date="2020-01-09T09:47:00Z"/>
              <w:rFonts w:asciiTheme="minorHAnsi" w:hAnsiTheme="minorHAnsi" w:cs="Arial"/>
              <w:sz w:val="22"/>
            </w:rPr>
          </w:rPrChange>
        </w:rPr>
        <w:pPrChange w:id="165" w:author="Complab502-PC43" w:date="2020-01-09T09:21:00Z">
          <w:pPr>
            <w:pStyle w:val="Title"/>
            <w:spacing w:after="0"/>
            <w:jc w:val="center"/>
          </w:pPr>
        </w:pPrChange>
      </w:pPr>
    </w:p>
    <w:p w14:paraId="7AD670A8" w14:textId="778F962B" w:rsidR="00865E93" w:rsidRPr="005E048A" w:rsidRDefault="00865E93" w:rsidP="00C862B6">
      <w:pPr>
        <w:pStyle w:val="Title"/>
        <w:spacing w:after="0"/>
        <w:rPr>
          <w:ins w:id="166" w:author="Complab502-PC43" w:date="2020-01-09T09:47:00Z"/>
          <w:rFonts w:asciiTheme="minorHAnsi" w:hAnsiTheme="minorHAnsi" w:cs="Arial"/>
          <w:sz w:val="22"/>
          <w:rPrChange w:id="167" w:author="Complab502-PC43" w:date="2020-01-09T09:55:00Z">
            <w:rPr>
              <w:ins w:id="168" w:author="Complab502-PC43" w:date="2020-01-09T09:47:00Z"/>
              <w:rFonts w:asciiTheme="minorHAnsi" w:hAnsiTheme="minorHAnsi" w:cs="Arial"/>
              <w:sz w:val="22"/>
            </w:rPr>
          </w:rPrChange>
        </w:rPr>
        <w:pPrChange w:id="169" w:author="Complab502-PC43" w:date="2020-01-09T09:21:00Z">
          <w:pPr>
            <w:pStyle w:val="Title"/>
            <w:spacing w:after="0"/>
            <w:jc w:val="center"/>
          </w:pPr>
        </w:pPrChange>
      </w:pPr>
    </w:p>
    <w:p w14:paraId="5A80E46F" w14:textId="77777777" w:rsidR="00865E93" w:rsidRPr="005E048A" w:rsidRDefault="00865E93" w:rsidP="00C862B6">
      <w:pPr>
        <w:pStyle w:val="Title"/>
        <w:spacing w:after="0"/>
        <w:rPr>
          <w:ins w:id="170" w:author="Complab502-PC43" w:date="2020-01-09T09:47:00Z"/>
          <w:rFonts w:asciiTheme="minorHAnsi" w:hAnsiTheme="minorHAnsi" w:cs="Arial"/>
          <w:sz w:val="22"/>
          <w:rPrChange w:id="171" w:author="Complab502-PC43" w:date="2020-01-09T09:55:00Z">
            <w:rPr>
              <w:ins w:id="172" w:author="Complab502-PC43" w:date="2020-01-09T09:47:00Z"/>
              <w:rFonts w:asciiTheme="minorHAnsi" w:hAnsiTheme="minorHAnsi" w:cs="Arial"/>
              <w:sz w:val="22"/>
            </w:rPr>
          </w:rPrChange>
        </w:rPr>
        <w:pPrChange w:id="173" w:author="Complab502-PC43" w:date="2020-01-09T09:21:00Z">
          <w:pPr>
            <w:pStyle w:val="Title"/>
            <w:spacing w:after="0"/>
            <w:jc w:val="center"/>
          </w:pPr>
        </w:pPrChange>
      </w:pPr>
    </w:p>
    <w:p w14:paraId="0C516DEE" w14:textId="598D7259" w:rsidR="00865E93" w:rsidRPr="005E048A" w:rsidRDefault="00865E93" w:rsidP="00C862B6">
      <w:pPr>
        <w:pStyle w:val="Title"/>
        <w:spacing w:after="0"/>
        <w:rPr>
          <w:ins w:id="174" w:author="Complab502-PC43" w:date="2020-01-09T09:47:00Z"/>
          <w:rFonts w:asciiTheme="minorHAnsi" w:hAnsiTheme="minorHAnsi" w:cs="Arial"/>
          <w:sz w:val="22"/>
          <w:rPrChange w:id="175" w:author="Complab502-PC43" w:date="2020-01-09T09:55:00Z">
            <w:rPr>
              <w:ins w:id="176" w:author="Complab502-PC43" w:date="2020-01-09T09:47:00Z"/>
              <w:rFonts w:asciiTheme="minorHAnsi" w:hAnsiTheme="minorHAnsi" w:cs="Arial"/>
              <w:sz w:val="22"/>
            </w:rPr>
          </w:rPrChange>
        </w:rPr>
        <w:pPrChange w:id="177" w:author="Complab502-PC43" w:date="2020-01-09T09:21:00Z">
          <w:pPr>
            <w:pStyle w:val="Title"/>
            <w:spacing w:after="0"/>
            <w:jc w:val="center"/>
          </w:pPr>
        </w:pPrChange>
      </w:pPr>
      <w:ins w:id="178" w:author="Complab502-PC43" w:date="2020-01-09T09:52:00Z">
        <w:r w:rsidRPr="005E048A">
          <w:rPr>
            <w:rFonts w:asciiTheme="minorHAnsi" w:hAnsiTheme="minorHAnsi" w:cs="Arial"/>
            <w:sz w:val="22"/>
            <w:rPrChange w:id="179" w:author="Complab502-PC43" w:date="2020-01-09T09:55:00Z">
              <w:rPr>
                <w:rFonts w:asciiTheme="minorHAnsi" w:hAnsiTheme="minorHAnsi" w:cs="Arial"/>
                <w:sz w:val="22"/>
              </w:rPr>
            </w:rPrChange>
          </w:rPr>
          <w:lastRenderedPageBreak/>
          <w:t xml:space="preserve">d. </w:t>
        </w:r>
      </w:ins>
      <w:ins w:id="180" w:author="Complab502-PC43" w:date="2020-01-09T09:47:00Z">
        <w:r w:rsidRPr="005E048A">
          <w:rPr>
            <w:rFonts w:asciiTheme="minorHAnsi" w:hAnsiTheme="minorHAnsi" w:cs="Arial"/>
            <w:sz w:val="22"/>
            <w:rPrChange w:id="181" w:author="Complab502-PC43" w:date="2020-01-09T09:55:00Z">
              <w:rPr>
                <w:rFonts w:asciiTheme="minorHAnsi" w:hAnsiTheme="minorHAnsi" w:cs="Arial"/>
                <w:sz w:val="22"/>
              </w:rPr>
            </w:rPrChange>
          </w:rPr>
          <w:t>OUTPUT:</w:t>
        </w:r>
      </w:ins>
    </w:p>
    <w:p w14:paraId="67F0DE26" w14:textId="34FA9D16" w:rsidR="00865E93" w:rsidRPr="005E048A" w:rsidRDefault="00865E93" w:rsidP="00C862B6">
      <w:pPr>
        <w:pStyle w:val="Title"/>
        <w:spacing w:after="0"/>
        <w:rPr>
          <w:ins w:id="182" w:author="Complab502-PC43" w:date="2020-01-09T09:47:00Z"/>
          <w:rFonts w:asciiTheme="minorHAnsi" w:hAnsiTheme="minorHAnsi" w:cs="Arial"/>
          <w:sz w:val="22"/>
        </w:rPr>
        <w:pPrChange w:id="183" w:author="Complab502-PC43" w:date="2020-01-09T09:21:00Z">
          <w:pPr>
            <w:pStyle w:val="Title"/>
            <w:spacing w:after="0"/>
            <w:jc w:val="center"/>
          </w:pPr>
        </w:pPrChange>
      </w:pPr>
      <w:ins w:id="184" w:author="Complab502-PC43" w:date="2020-01-09T09:47:00Z">
        <w:r w:rsidRPr="005E048A">
          <w:rPr>
            <w:rFonts w:asciiTheme="minorHAnsi" w:hAnsiTheme="minorHAnsi" w:cs="Arial"/>
            <w:noProof/>
            <w:sz w:val="22"/>
            <w:lang w:val="en-PH" w:eastAsia="en-PH"/>
          </w:rPr>
          <w:drawing>
            <wp:inline distT="0" distB="0" distL="0" distR="0" wp14:anchorId="6EF0EE7F" wp14:editId="279E29F1">
              <wp:extent cx="6003925" cy="2665730"/>
              <wp:effectExtent l="0" t="0" r="0" b="127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03925" cy="266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D691835" w14:textId="5CDB5DB5" w:rsidR="00865E93" w:rsidRPr="005E048A" w:rsidRDefault="00865E93" w:rsidP="00C862B6">
      <w:pPr>
        <w:pStyle w:val="Title"/>
        <w:spacing w:after="0"/>
        <w:rPr>
          <w:ins w:id="185" w:author="Complab502-PC43" w:date="2020-01-09T09:47:00Z"/>
          <w:rFonts w:asciiTheme="minorHAnsi" w:hAnsiTheme="minorHAnsi" w:cs="Arial"/>
          <w:sz w:val="22"/>
        </w:rPr>
        <w:pPrChange w:id="186" w:author="Complab502-PC43" w:date="2020-01-09T09:21:00Z">
          <w:pPr>
            <w:pStyle w:val="Title"/>
            <w:spacing w:after="0"/>
            <w:jc w:val="center"/>
          </w:pPr>
        </w:pPrChange>
      </w:pPr>
    </w:p>
    <w:p w14:paraId="66A6C9C9" w14:textId="184A2167" w:rsidR="00865E93" w:rsidRPr="005E048A" w:rsidRDefault="00865E93" w:rsidP="00C862B6">
      <w:pPr>
        <w:pStyle w:val="Title"/>
        <w:spacing w:after="0"/>
        <w:rPr>
          <w:ins w:id="187" w:author="Complab502-PC43" w:date="2020-01-09T09:51:00Z"/>
          <w:rFonts w:asciiTheme="minorHAnsi" w:hAnsiTheme="minorHAnsi" w:cs="Arial"/>
          <w:sz w:val="22"/>
        </w:rPr>
        <w:pPrChange w:id="188" w:author="Complab502-PC43" w:date="2020-01-09T09:21:00Z">
          <w:pPr>
            <w:pStyle w:val="Title"/>
            <w:spacing w:after="0"/>
            <w:jc w:val="center"/>
          </w:pPr>
        </w:pPrChange>
      </w:pPr>
      <w:ins w:id="189" w:author="Complab502-PC43" w:date="2020-01-09T09:51:00Z">
        <w:r w:rsidRPr="005E048A">
          <w:rPr>
            <w:rFonts w:asciiTheme="minorHAnsi" w:hAnsiTheme="minorHAnsi" w:cs="Arial"/>
            <w:noProof/>
            <w:sz w:val="22"/>
            <w:lang w:val="en-PH" w:eastAsia="en-PH"/>
          </w:rPr>
          <w:drawing>
            <wp:inline distT="0" distB="0" distL="0" distR="0" wp14:anchorId="1A76F920" wp14:editId="3322455A">
              <wp:extent cx="6003925" cy="3295015"/>
              <wp:effectExtent l="0" t="0" r="0" b="635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03925" cy="32950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EF02151" w14:textId="2B5C4E1B" w:rsidR="00865E93" w:rsidRPr="005E048A" w:rsidRDefault="00865E93" w:rsidP="00C862B6">
      <w:pPr>
        <w:pStyle w:val="Title"/>
        <w:spacing w:after="0"/>
        <w:rPr>
          <w:ins w:id="190" w:author="Complab502-PC43" w:date="2020-01-09T09:52:00Z"/>
          <w:rFonts w:asciiTheme="minorHAnsi" w:hAnsiTheme="minorHAnsi" w:cs="Arial"/>
          <w:sz w:val="22"/>
        </w:rPr>
        <w:pPrChange w:id="191" w:author="Complab502-PC43" w:date="2020-01-09T09:21:00Z">
          <w:pPr>
            <w:pStyle w:val="Title"/>
            <w:spacing w:after="0"/>
            <w:jc w:val="center"/>
          </w:pPr>
        </w:pPrChange>
      </w:pPr>
      <w:ins w:id="192" w:author="Complab502-PC43" w:date="2020-01-09T09:51:00Z">
        <w:r w:rsidRPr="005E048A">
          <w:rPr>
            <w:rFonts w:asciiTheme="minorHAnsi" w:hAnsiTheme="minorHAnsi" w:cs="Arial"/>
            <w:sz w:val="22"/>
          </w:rPr>
          <w:t>3.</w:t>
        </w:r>
      </w:ins>
    </w:p>
    <w:p w14:paraId="0F2D1B0F" w14:textId="3F53D719" w:rsidR="006727C3" w:rsidRDefault="006727C3" w:rsidP="00C862B6">
      <w:pPr>
        <w:pStyle w:val="Title"/>
        <w:spacing w:after="0"/>
        <w:rPr>
          <w:ins w:id="193" w:author="Complab502-PC43" w:date="2020-01-09T09:58:00Z"/>
          <w:rFonts w:asciiTheme="minorHAnsi" w:hAnsiTheme="minorHAnsi" w:cs="Arial"/>
          <w:sz w:val="22"/>
        </w:rPr>
        <w:pPrChange w:id="194" w:author="Complab502-PC43" w:date="2020-01-09T09:21:00Z">
          <w:pPr>
            <w:pStyle w:val="Title"/>
            <w:spacing w:after="0"/>
            <w:jc w:val="center"/>
          </w:pPr>
        </w:pPrChange>
      </w:pPr>
      <w:ins w:id="195" w:author="Complab502-PC43" w:date="2020-01-09T09:55:00Z">
        <w:r w:rsidRPr="005E048A">
          <w:rPr>
            <w:rFonts w:asciiTheme="minorHAnsi" w:hAnsiTheme="minorHAnsi" w:cs="Arial"/>
            <w:sz w:val="22"/>
          </w:rPr>
          <w:lastRenderedPageBreak/>
          <w:t xml:space="preserve">a. </w:t>
        </w:r>
      </w:ins>
      <w:ins w:id="196" w:author="Complab502-PC43" w:date="2020-01-09T09:58:00Z">
        <w:r w:rsidR="005E048A">
          <w:rPr>
            <w:noProof/>
            <w:lang w:val="en-PH" w:eastAsia="en-PH"/>
          </w:rPr>
          <w:drawing>
            <wp:inline distT="0" distB="0" distL="0" distR="0" wp14:anchorId="68324DFB" wp14:editId="76B450B1">
              <wp:extent cx="6007735" cy="3377565"/>
              <wp:effectExtent l="0" t="0" r="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07735" cy="3377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6FB041" w14:textId="6D5E96B2" w:rsidR="005E048A" w:rsidRDefault="005E048A" w:rsidP="00C862B6">
      <w:pPr>
        <w:pStyle w:val="Title"/>
        <w:spacing w:after="0"/>
        <w:rPr>
          <w:ins w:id="197" w:author="Complab502-PC43" w:date="2020-01-09T09:58:00Z"/>
          <w:rFonts w:asciiTheme="minorHAnsi" w:hAnsiTheme="minorHAnsi" w:cs="Arial"/>
          <w:sz w:val="22"/>
        </w:rPr>
        <w:pPrChange w:id="198" w:author="Complab502-PC43" w:date="2020-01-09T09:21:00Z">
          <w:pPr>
            <w:pStyle w:val="Title"/>
            <w:spacing w:after="0"/>
            <w:jc w:val="center"/>
          </w:pPr>
        </w:pPrChange>
      </w:pPr>
      <w:ins w:id="199" w:author="Complab502-PC43" w:date="2020-01-09T09:58:00Z">
        <w:r>
          <w:rPr>
            <w:noProof/>
            <w:lang w:val="en-PH" w:eastAsia="en-PH"/>
          </w:rPr>
          <w:drawing>
            <wp:inline distT="0" distB="0" distL="0" distR="0" wp14:anchorId="6719F4F1" wp14:editId="766BF665">
              <wp:extent cx="6007735" cy="3377565"/>
              <wp:effectExtent l="0" t="0" r="0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07735" cy="3377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0C809D2" w14:textId="6AF31E7D" w:rsidR="005E048A" w:rsidRDefault="005E048A" w:rsidP="00C862B6">
      <w:pPr>
        <w:pStyle w:val="Title"/>
        <w:spacing w:after="0"/>
        <w:rPr>
          <w:ins w:id="200" w:author="Complab502-PC43" w:date="2020-01-09T09:59:00Z"/>
          <w:rFonts w:asciiTheme="minorHAnsi" w:hAnsiTheme="minorHAnsi" w:cs="Arial"/>
          <w:sz w:val="22"/>
        </w:rPr>
        <w:pPrChange w:id="201" w:author="Complab502-PC43" w:date="2020-01-09T09:21:00Z">
          <w:pPr>
            <w:pStyle w:val="Title"/>
            <w:spacing w:after="0"/>
            <w:jc w:val="center"/>
          </w:pPr>
        </w:pPrChange>
      </w:pPr>
      <w:ins w:id="202" w:author="Complab502-PC43" w:date="2020-01-09T09:58:00Z">
        <w:r>
          <w:rPr>
            <w:noProof/>
            <w:lang w:val="en-PH" w:eastAsia="en-PH"/>
          </w:rPr>
          <w:lastRenderedPageBreak/>
          <w:drawing>
            <wp:inline distT="0" distB="0" distL="0" distR="0" wp14:anchorId="17F48976" wp14:editId="1D50039F">
              <wp:extent cx="6007735" cy="3377565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07735" cy="3377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BE5A00B" w14:textId="48B88061" w:rsidR="005E048A" w:rsidRDefault="005E048A" w:rsidP="00C862B6">
      <w:pPr>
        <w:pStyle w:val="Title"/>
        <w:spacing w:after="0"/>
        <w:rPr>
          <w:ins w:id="203" w:author="Complab502-PC43" w:date="2020-01-09T10:00:00Z"/>
          <w:rFonts w:asciiTheme="minorHAnsi" w:hAnsiTheme="minorHAnsi" w:cs="Arial"/>
          <w:sz w:val="22"/>
        </w:rPr>
        <w:pPrChange w:id="204" w:author="Complab502-PC43" w:date="2020-01-09T09:21:00Z">
          <w:pPr>
            <w:pStyle w:val="Title"/>
            <w:spacing w:after="0"/>
            <w:jc w:val="center"/>
          </w:pPr>
        </w:pPrChange>
      </w:pPr>
      <w:ins w:id="205" w:author="Complab502-PC43" w:date="2020-01-09T09:59:00Z">
        <w:r>
          <w:rPr>
            <w:noProof/>
            <w:lang w:val="en-PH" w:eastAsia="en-PH"/>
          </w:rPr>
          <w:drawing>
            <wp:inline distT="0" distB="0" distL="0" distR="0" wp14:anchorId="068328F1" wp14:editId="4E4FD2FD">
              <wp:extent cx="6007735" cy="3377565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07735" cy="3377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21ECAA" w14:textId="42E824F3" w:rsidR="005E048A" w:rsidRDefault="005E048A" w:rsidP="00C862B6">
      <w:pPr>
        <w:pStyle w:val="Title"/>
        <w:spacing w:after="0"/>
        <w:rPr>
          <w:ins w:id="206" w:author="Complab502-PC43" w:date="2020-01-09T10:00:00Z"/>
          <w:rFonts w:asciiTheme="minorHAnsi" w:hAnsiTheme="minorHAnsi" w:cs="Arial"/>
          <w:sz w:val="22"/>
        </w:rPr>
        <w:pPrChange w:id="207" w:author="Complab502-PC43" w:date="2020-01-09T09:21:00Z">
          <w:pPr>
            <w:pStyle w:val="Title"/>
            <w:spacing w:after="0"/>
            <w:jc w:val="center"/>
          </w:pPr>
        </w:pPrChange>
      </w:pPr>
      <w:ins w:id="208" w:author="Complab502-PC43" w:date="2020-01-09T10:00:00Z">
        <w:r>
          <w:rPr>
            <w:rFonts w:asciiTheme="minorHAnsi" w:hAnsiTheme="minorHAnsi" w:cs="Arial"/>
            <w:sz w:val="22"/>
          </w:rPr>
          <w:t>b.</w:t>
        </w:r>
      </w:ins>
    </w:p>
    <w:p w14:paraId="5EDE53D8" w14:textId="77777777" w:rsidR="005E048A" w:rsidRPr="005E048A" w:rsidRDefault="005E048A" w:rsidP="00C862B6">
      <w:pPr>
        <w:pStyle w:val="Title"/>
        <w:spacing w:after="0"/>
        <w:rPr>
          <w:rFonts w:asciiTheme="minorHAnsi" w:hAnsiTheme="minorHAnsi" w:cs="Arial"/>
          <w:sz w:val="22"/>
          <w:rPrChange w:id="209" w:author="Complab502-PC43" w:date="2020-01-09T09:55:00Z">
            <w:rPr>
              <w:rFonts w:cs="Arial"/>
              <w:sz w:val="22"/>
            </w:rPr>
          </w:rPrChange>
        </w:rPr>
        <w:pPrChange w:id="210" w:author="Complab502-PC43" w:date="2020-01-09T09:21:00Z">
          <w:pPr>
            <w:pStyle w:val="Title"/>
            <w:spacing w:after="0"/>
            <w:jc w:val="center"/>
          </w:pPr>
        </w:pPrChange>
      </w:pPr>
      <w:bookmarkStart w:id="211" w:name="_GoBack"/>
      <w:bookmarkEnd w:id="211"/>
    </w:p>
    <w:sectPr w:rsidR="005E048A" w:rsidRPr="005E048A" w:rsidSect="008E0291">
      <w:headerReference w:type="default" r:id="rId25"/>
      <w:footerReference w:type="default" r:id="rId26"/>
      <w:pgSz w:w="11909" w:h="16834" w:code="9"/>
      <w:pgMar w:top="1440" w:right="1008" w:bottom="126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Gonzaga, Kae Trisha B." w:date="2019-11-22T09:59:00Z" w:initials="GKTB">
    <w:p w14:paraId="45FC2A94" w14:textId="66061347" w:rsidR="00F047C0" w:rsidRDefault="00F047C0">
      <w:pPr>
        <w:pStyle w:val="CommentText"/>
      </w:pPr>
      <w:r>
        <w:rPr>
          <w:rStyle w:val="CommentReference"/>
        </w:rPr>
        <w:annotationRef/>
      </w:r>
      <w:r>
        <w:t>This should be an activity, not a handout.</w:t>
      </w:r>
    </w:p>
  </w:comment>
  <w:comment w:id="2" w:author="Gonzaga, Kae Trisha B." w:date="2019-11-22T10:00:00Z" w:initials="GKTB">
    <w:p w14:paraId="3242C5B0" w14:textId="36E5A37F" w:rsidR="00847D78" w:rsidRDefault="00847D78">
      <w:pPr>
        <w:pStyle w:val="CommentText"/>
      </w:pPr>
      <w:r>
        <w:rPr>
          <w:rStyle w:val="CommentReference"/>
        </w:rPr>
        <w:annotationRef/>
      </w:r>
      <w:r>
        <w:t>Also, it says here that it’s a Lab Exercise, but the filename is Handout 2?</w:t>
      </w:r>
    </w:p>
  </w:comment>
  <w:comment w:id="3" w:author="Santiago, Nila D." w:date="2019-11-28T09:28:00Z" w:initials="SND">
    <w:p w14:paraId="3AFD8430" w14:textId="76C42BE0" w:rsidR="00030D4B" w:rsidRDefault="00030D4B">
      <w:pPr>
        <w:pStyle w:val="CommentText"/>
      </w:pPr>
      <w:r>
        <w:rPr>
          <w:rStyle w:val="CommentReference"/>
        </w:rPr>
        <w:annotationRef/>
      </w:r>
      <w:r>
        <w:t>Got this. I renamed already. thanks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5FC2A94" w15:done="1"/>
  <w15:commentEx w15:paraId="3242C5B0" w15:paraIdParent="45FC2A94" w15:done="1"/>
  <w15:commentEx w15:paraId="3AFD8430" w15:paraIdParent="45FC2A94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5FC2A94" w16cid:durableId="218A0B33"/>
  <w16cid:commentId w16cid:paraId="3242C5B0" w16cid:durableId="218A0B34"/>
  <w16cid:commentId w16cid:paraId="3AFD8430" w16cid:durableId="218A11A3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4FB8F0" w14:textId="77777777" w:rsidR="00B23828" w:rsidRDefault="00B23828">
      <w:r>
        <w:separator/>
      </w:r>
    </w:p>
  </w:endnote>
  <w:endnote w:type="continuationSeparator" w:id="0">
    <w:p w14:paraId="274890DE" w14:textId="77777777" w:rsidR="00B23828" w:rsidRDefault="00B23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EBADFE" w14:textId="5E0E5E6C" w:rsidR="004611EC" w:rsidRDefault="00B23828" w:rsidP="00450790">
    <w:pPr>
      <w:pStyle w:val="Footer"/>
      <w:tabs>
        <w:tab w:val="clear" w:pos="8640"/>
        <w:tab w:val="right" w:pos="9450"/>
      </w:tabs>
      <w:rPr>
        <w:rStyle w:val="PageNumber"/>
        <w:rFonts w:cs="Arial"/>
        <w:b/>
        <w:i/>
        <w:sz w:val="18"/>
        <w:szCs w:val="18"/>
      </w:rPr>
    </w:pPr>
    <w:r>
      <w:pict w14:anchorId="2BB6F1DF">
        <v:rect id="_x0000_i1036" style="width:0;height:1.5pt" o:hralign="center" o:hrstd="t" o:hr="t" fillcolor="#a0a0a0" stroked="f"/>
      </w:pict>
    </w:r>
    <w:r w:rsidR="00280E89">
      <w:rPr>
        <w:rFonts w:cs="Arial"/>
        <w:b/>
        <w:sz w:val="18"/>
        <w:szCs w:val="18"/>
      </w:rPr>
      <w:t>0</w:t>
    </w:r>
    <w:r w:rsidR="009639F1">
      <w:rPr>
        <w:rFonts w:cs="Arial"/>
        <w:b/>
        <w:sz w:val="18"/>
        <w:szCs w:val="18"/>
      </w:rPr>
      <w:t>3</w:t>
    </w:r>
    <w:r w:rsidR="00280E89">
      <w:rPr>
        <w:rFonts w:cs="Arial"/>
        <w:b/>
        <w:sz w:val="18"/>
        <w:szCs w:val="18"/>
      </w:rPr>
      <w:t xml:space="preserve"> </w:t>
    </w:r>
    <w:del w:id="212" w:author="Gonzaga, Kae Trisha B." w:date="2019-11-28T08:37:00Z">
      <w:r w:rsidR="00280E89" w:rsidDel="00204F86">
        <w:rPr>
          <w:rFonts w:cs="Arial"/>
          <w:b/>
          <w:sz w:val="18"/>
          <w:szCs w:val="18"/>
        </w:rPr>
        <w:delText xml:space="preserve">Handout </w:delText>
      </w:r>
    </w:del>
    <w:ins w:id="213" w:author="Gonzaga, Kae Trisha B." w:date="2019-11-28T08:37:00Z">
      <w:del w:id="214" w:author="Santiago, Nila D." w:date="2019-11-28T09:04:00Z">
        <w:r w:rsidR="00204F86" w:rsidDel="004128B4">
          <w:rPr>
            <w:rFonts w:cs="Arial"/>
            <w:b/>
            <w:sz w:val="18"/>
            <w:szCs w:val="18"/>
          </w:rPr>
          <w:delText xml:space="preserve">Activity </w:delText>
        </w:r>
      </w:del>
    </w:ins>
    <w:del w:id="215" w:author="Santiago, Nila D." w:date="2019-11-28T09:04:00Z">
      <w:r w:rsidR="00280E89" w:rsidDel="004128B4">
        <w:rPr>
          <w:rFonts w:cs="Arial"/>
          <w:b/>
          <w:sz w:val="18"/>
          <w:szCs w:val="18"/>
        </w:rPr>
        <w:delText>2</w:delText>
      </w:r>
    </w:del>
    <w:ins w:id="216" w:author="Santiago, Nila D." w:date="2019-11-28T09:38:00Z">
      <w:r w:rsidR="008144CA">
        <w:rPr>
          <w:rFonts w:cs="Arial"/>
          <w:b/>
          <w:sz w:val="18"/>
          <w:szCs w:val="18"/>
        </w:rPr>
        <w:t>Activity 2</w:t>
      </w:r>
    </w:ins>
    <w:r w:rsidR="004611EC">
      <w:rPr>
        <w:rFonts w:cs="Arial"/>
        <w:b/>
        <w:sz w:val="18"/>
        <w:szCs w:val="18"/>
      </w:rPr>
      <w:tab/>
    </w:r>
    <w:r w:rsidR="004611EC">
      <w:rPr>
        <w:rFonts w:cs="Arial"/>
        <w:b/>
        <w:sz w:val="18"/>
        <w:szCs w:val="18"/>
      </w:rPr>
      <w:tab/>
    </w:r>
    <w:r w:rsidR="004611EC" w:rsidRPr="00C8333C">
      <w:rPr>
        <w:rStyle w:val="PageNumber"/>
        <w:rFonts w:cs="Arial"/>
        <w:b/>
        <w:i/>
        <w:sz w:val="18"/>
        <w:szCs w:val="18"/>
      </w:rPr>
      <w:t>*Property of STI</w:t>
    </w:r>
  </w:p>
  <w:p w14:paraId="017EAA2A" w14:textId="21D47E9E" w:rsidR="004611EC" w:rsidRPr="00450790" w:rsidRDefault="0067096B" w:rsidP="00450790">
    <w:pPr>
      <w:pStyle w:val="Footer"/>
      <w:tabs>
        <w:tab w:val="clear" w:pos="8640"/>
        <w:tab w:val="right" w:pos="9450"/>
      </w:tabs>
      <w:jc w:val="right"/>
      <w:rPr>
        <w:rFonts w:cs="Arial"/>
        <w:b/>
        <w:sz w:val="18"/>
        <w:szCs w:val="18"/>
      </w:rPr>
    </w:pPr>
    <w:del w:id="217" w:author="Gonzaga, Kae Trisha B." w:date="2019-11-28T08:37:00Z">
      <w:r w:rsidDel="00204F86">
        <w:rPr>
          <w:rFonts w:ascii="Wingdings" w:hAnsi="Wingdings" w:cs="Arial"/>
          <w:color w:val="000000"/>
          <w:sz w:val="18"/>
          <w:szCs w:val="18"/>
          <w:shd w:val="clear" w:color="auto" w:fill="FFFFF2"/>
        </w:rPr>
        <w:delText></w:delText>
      </w:r>
      <w:r w:rsidDel="00204F86">
        <w:rPr>
          <w:rFonts w:cs="Arial"/>
          <w:b/>
          <w:bCs/>
          <w:sz w:val="18"/>
          <w:szCs w:val="18"/>
        </w:rPr>
        <w:delText xml:space="preserve"> </w:delText>
      </w:r>
      <w:r w:rsidR="008C2098" w:rsidDel="00204F86">
        <w:fldChar w:fldCharType="begin"/>
      </w:r>
      <w:r w:rsidR="008C2098" w:rsidDel="00204F86">
        <w:delInstrText xml:space="preserve"> HYPERLINK "mailto:student.feedback@sti.edu" </w:delInstrText>
      </w:r>
      <w:r w:rsidR="008C2098" w:rsidDel="00204F86">
        <w:fldChar w:fldCharType="separate"/>
      </w:r>
      <w:r w:rsidRPr="00C676DD" w:rsidDel="00204F86">
        <w:rPr>
          <w:rStyle w:val="Hyperlink"/>
          <w:rFonts w:cs="Arial"/>
          <w:i/>
          <w:iCs/>
          <w:sz w:val="18"/>
          <w:szCs w:val="18"/>
        </w:rPr>
        <w:delText>student.feedback@sti.</w:delText>
      </w:r>
      <w:r w:rsidRPr="0067096B" w:rsidDel="00204F86">
        <w:rPr>
          <w:rStyle w:val="Hyperlink"/>
          <w:rFonts w:cs="Arial"/>
          <w:i/>
          <w:iCs/>
          <w:sz w:val="18"/>
          <w:szCs w:val="18"/>
          <w:u w:val="none"/>
        </w:rPr>
        <w:delText>edu</w:delText>
      </w:r>
      <w:r w:rsidR="008C2098" w:rsidDel="00204F86">
        <w:rPr>
          <w:rStyle w:val="Hyperlink"/>
          <w:rFonts w:cs="Arial"/>
          <w:i/>
          <w:iCs/>
          <w:sz w:val="18"/>
          <w:szCs w:val="18"/>
          <w:u w:val="none"/>
        </w:rPr>
        <w:fldChar w:fldCharType="end"/>
      </w:r>
    </w:del>
    <w:r>
      <w:rPr>
        <w:rStyle w:val="Hyperlink"/>
        <w:rFonts w:cs="Arial"/>
        <w:i/>
        <w:iCs/>
        <w:sz w:val="18"/>
        <w:szCs w:val="18"/>
        <w:u w:val="none"/>
      </w:rPr>
      <w:t xml:space="preserve">                                                                                                                           </w:t>
    </w:r>
    <w:r w:rsidR="004611EC" w:rsidRPr="0067096B">
      <w:rPr>
        <w:rFonts w:cs="Arial"/>
        <w:b/>
        <w:sz w:val="18"/>
        <w:szCs w:val="18"/>
      </w:rPr>
      <w:t>Page</w:t>
    </w:r>
    <w:r w:rsidR="004611EC" w:rsidRPr="00C8333C">
      <w:rPr>
        <w:rFonts w:cs="Arial"/>
        <w:b/>
        <w:sz w:val="18"/>
        <w:szCs w:val="18"/>
      </w:rPr>
      <w:t xml:space="preserve"> </w:t>
    </w:r>
    <w:r w:rsidR="00F8454C" w:rsidRPr="00C8333C">
      <w:rPr>
        <w:rStyle w:val="PageNumber"/>
        <w:rFonts w:cs="Arial"/>
        <w:b/>
        <w:sz w:val="18"/>
        <w:szCs w:val="18"/>
      </w:rPr>
      <w:fldChar w:fldCharType="begin"/>
    </w:r>
    <w:r w:rsidR="004611EC" w:rsidRPr="00C8333C">
      <w:rPr>
        <w:rStyle w:val="PageNumber"/>
        <w:rFonts w:cs="Arial"/>
        <w:b/>
        <w:sz w:val="18"/>
        <w:szCs w:val="18"/>
      </w:rPr>
      <w:instrText xml:space="preserve"> PAGE </w:instrText>
    </w:r>
    <w:r w:rsidR="00F8454C" w:rsidRPr="00C8333C">
      <w:rPr>
        <w:rStyle w:val="PageNumber"/>
        <w:rFonts w:cs="Arial"/>
        <w:b/>
        <w:sz w:val="18"/>
        <w:szCs w:val="18"/>
      </w:rPr>
      <w:fldChar w:fldCharType="separate"/>
    </w:r>
    <w:r w:rsidR="005E048A">
      <w:rPr>
        <w:rStyle w:val="PageNumber"/>
        <w:rFonts w:cs="Arial"/>
        <w:b/>
        <w:noProof/>
        <w:sz w:val="18"/>
        <w:szCs w:val="18"/>
      </w:rPr>
      <w:t>6</w:t>
    </w:r>
    <w:r w:rsidR="00F8454C" w:rsidRPr="00C8333C">
      <w:rPr>
        <w:rStyle w:val="PageNumber"/>
        <w:rFonts w:cs="Arial"/>
        <w:b/>
        <w:sz w:val="18"/>
        <w:szCs w:val="18"/>
      </w:rPr>
      <w:fldChar w:fldCharType="end"/>
    </w:r>
    <w:r w:rsidR="004611EC" w:rsidRPr="00C8333C">
      <w:rPr>
        <w:rFonts w:cs="Arial"/>
        <w:b/>
        <w:sz w:val="18"/>
        <w:szCs w:val="18"/>
      </w:rPr>
      <w:t xml:space="preserve"> of </w:t>
    </w:r>
    <w:r w:rsidR="00F8454C" w:rsidRPr="00C8333C">
      <w:rPr>
        <w:rStyle w:val="PageNumber"/>
        <w:rFonts w:cs="Arial"/>
        <w:b/>
        <w:sz w:val="18"/>
        <w:szCs w:val="18"/>
      </w:rPr>
      <w:fldChar w:fldCharType="begin"/>
    </w:r>
    <w:r w:rsidR="004611EC" w:rsidRPr="00C8333C">
      <w:rPr>
        <w:rStyle w:val="PageNumber"/>
        <w:rFonts w:cs="Arial"/>
        <w:b/>
        <w:sz w:val="18"/>
        <w:szCs w:val="18"/>
      </w:rPr>
      <w:instrText xml:space="preserve"> NUMPAGES </w:instrText>
    </w:r>
    <w:r w:rsidR="00F8454C" w:rsidRPr="00C8333C">
      <w:rPr>
        <w:rStyle w:val="PageNumber"/>
        <w:rFonts w:cs="Arial"/>
        <w:b/>
        <w:sz w:val="18"/>
        <w:szCs w:val="18"/>
      </w:rPr>
      <w:fldChar w:fldCharType="separate"/>
    </w:r>
    <w:r w:rsidR="005E048A">
      <w:rPr>
        <w:rStyle w:val="PageNumber"/>
        <w:rFonts w:cs="Arial"/>
        <w:b/>
        <w:noProof/>
        <w:sz w:val="18"/>
        <w:szCs w:val="18"/>
      </w:rPr>
      <w:t>6</w:t>
    </w:r>
    <w:r w:rsidR="00F8454C" w:rsidRPr="00C8333C">
      <w:rPr>
        <w:rStyle w:val="PageNumber"/>
        <w:rFonts w:cs="Arial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1E8C09" w14:textId="77777777" w:rsidR="00B23828" w:rsidRDefault="00B23828">
      <w:r>
        <w:separator/>
      </w:r>
    </w:p>
  </w:footnote>
  <w:footnote w:type="continuationSeparator" w:id="0">
    <w:p w14:paraId="0C772A1E" w14:textId="77777777" w:rsidR="00B23828" w:rsidRDefault="00B238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BBA369" w14:textId="55953BEC" w:rsidR="00EC320F" w:rsidRPr="0040102A" w:rsidRDefault="00EC320F" w:rsidP="00EC320F">
    <w:pPr>
      <w:pStyle w:val="Header"/>
      <w:spacing w:before="240"/>
      <w:jc w:val="right"/>
      <w:rPr>
        <w:rFonts w:cs="Arial"/>
        <w:b/>
        <w:sz w:val="18"/>
        <w:szCs w:val="18"/>
      </w:rPr>
    </w:pPr>
    <w:r w:rsidRPr="0040102A">
      <w:rPr>
        <w:b/>
        <w:noProof/>
        <w:sz w:val="18"/>
        <w:szCs w:val="18"/>
        <w:lang w:val="en-PH" w:eastAsia="en-PH"/>
      </w:rPr>
      <w:drawing>
        <wp:anchor distT="0" distB="0" distL="114300" distR="114300" simplePos="0" relativeHeight="251659264" behindDoc="0" locked="0" layoutInCell="1" allowOverlap="1" wp14:anchorId="5578E423" wp14:editId="19D4E942">
          <wp:simplePos x="0" y="0"/>
          <wp:positionH relativeFrom="column">
            <wp:posOffset>54610</wp:posOffset>
          </wp:positionH>
          <wp:positionV relativeFrom="paragraph">
            <wp:posOffset>85725</wp:posOffset>
          </wp:positionV>
          <wp:extent cx="354330" cy="182880"/>
          <wp:effectExtent l="0" t="0" r="7620" b="7620"/>
          <wp:wrapNone/>
          <wp:docPr id="38" name="Picture 38" descr="C:\Users\jpandio\AppData\Local\Microsoft\Windows\INetCache\Content.Word\STI Logo_2017_grayscal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jpandio\AppData\Local\Microsoft\Windows\INetCache\Content.Word\STI Logo_2017_grayscal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330" cy="182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C2C63" w:rsidRPr="0040102A">
      <w:rPr>
        <w:b/>
        <w:noProof/>
        <w:sz w:val="18"/>
        <w:szCs w:val="18"/>
        <w:lang w:val="en-PH" w:eastAsia="en-PH"/>
      </w:rPr>
      <w:t>IT</w:t>
    </w:r>
    <w:r w:rsidR="005D1457" w:rsidRPr="0040102A">
      <w:rPr>
        <w:b/>
        <w:noProof/>
        <w:sz w:val="18"/>
        <w:szCs w:val="18"/>
        <w:lang w:val="en-PH" w:eastAsia="en-PH"/>
      </w:rPr>
      <w:t>1911</w:t>
    </w:r>
  </w:p>
  <w:p w14:paraId="74F61119" w14:textId="77777777" w:rsidR="004611EC" w:rsidRPr="0040102A" w:rsidRDefault="00B23828" w:rsidP="00463AFF">
    <w:pPr>
      <w:pStyle w:val="Header"/>
      <w:spacing w:line="200" w:lineRule="exact"/>
      <w:jc w:val="right"/>
      <w:rPr>
        <w:b/>
        <w:sz w:val="18"/>
        <w:szCs w:val="18"/>
      </w:rPr>
    </w:pPr>
    <w:r>
      <w:rPr>
        <w:b/>
        <w:sz w:val="18"/>
        <w:szCs w:val="18"/>
      </w:rPr>
      <w:pict w14:anchorId="7B0C8E2B">
        <v:rect id="_x0000_i103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00E4"/>
    <w:multiLevelType w:val="hybridMultilevel"/>
    <w:tmpl w:val="7EE8F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85448"/>
    <w:multiLevelType w:val="hybridMultilevel"/>
    <w:tmpl w:val="487AD98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361DE1"/>
    <w:multiLevelType w:val="hybridMultilevel"/>
    <w:tmpl w:val="D7043F02"/>
    <w:lvl w:ilvl="0" w:tplc="34090019">
      <w:start w:val="1"/>
      <w:numFmt w:val="lowerLetter"/>
      <w:lvlText w:val="%1."/>
      <w:lvlJc w:val="left"/>
      <w:pPr>
        <w:ind w:left="4320" w:hanging="360"/>
      </w:pPr>
    </w:lvl>
    <w:lvl w:ilvl="1" w:tplc="3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3" w15:restartNumberingAfterBreak="0">
    <w:nsid w:val="09570BDF"/>
    <w:multiLevelType w:val="hybridMultilevel"/>
    <w:tmpl w:val="07C6A65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29164D"/>
    <w:multiLevelType w:val="hybridMultilevel"/>
    <w:tmpl w:val="61320FB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9C3009"/>
    <w:multiLevelType w:val="hybridMultilevel"/>
    <w:tmpl w:val="07C6A65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672356D"/>
    <w:multiLevelType w:val="hybridMultilevel"/>
    <w:tmpl w:val="B844954E"/>
    <w:lvl w:ilvl="0" w:tplc="B59C94AC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3F4479C">
      <w:start w:val="1"/>
      <w:numFmt w:val="decimal"/>
      <w:pStyle w:val="ListNumb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4603B0"/>
    <w:multiLevelType w:val="hybridMultilevel"/>
    <w:tmpl w:val="0A9EA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95F6C"/>
    <w:multiLevelType w:val="multilevel"/>
    <w:tmpl w:val="E5EAF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2435EC"/>
    <w:multiLevelType w:val="hybridMultilevel"/>
    <w:tmpl w:val="C3C86800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917FFD"/>
    <w:multiLevelType w:val="hybridMultilevel"/>
    <w:tmpl w:val="AB102BB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8956FB"/>
    <w:multiLevelType w:val="hybridMultilevel"/>
    <w:tmpl w:val="FB44F52A"/>
    <w:lvl w:ilvl="0" w:tplc="EB269A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EAA26EB"/>
    <w:multiLevelType w:val="hybridMultilevel"/>
    <w:tmpl w:val="67C8D1A8"/>
    <w:lvl w:ilvl="0" w:tplc="B81811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3D314F"/>
    <w:multiLevelType w:val="hybridMultilevel"/>
    <w:tmpl w:val="B31A5976"/>
    <w:lvl w:ilvl="0" w:tplc="62221DCA">
      <w:start w:val="1"/>
      <w:numFmt w:val="decimal"/>
      <w:lvlText w:val="%1."/>
      <w:lvlJc w:val="left"/>
      <w:pPr>
        <w:ind w:left="108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2221C41"/>
    <w:multiLevelType w:val="multilevel"/>
    <w:tmpl w:val="776CEA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232907C4"/>
    <w:multiLevelType w:val="hybridMultilevel"/>
    <w:tmpl w:val="26525F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4D129DE"/>
    <w:multiLevelType w:val="hybridMultilevel"/>
    <w:tmpl w:val="B21C66E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62099C"/>
    <w:multiLevelType w:val="hybridMultilevel"/>
    <w:tmpl w:val="98602FD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C233BA"/>
    <w:multiLevelType w:val="hybridMultilevel"/>
    <w:tmpl w:val="F83A5DD6"/>
    <w:lvl w:ilvl="0" w:tplc="0D8E4E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A7A3D3D"/>
    <w:multiLevelType w:val="hybridMultilevel"/>
    <w:tmpl w:val="0280302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BE7209"/>
    <w:multiLevelType w:val="hybridMultilevel"/>
    <w:tmpl w:val="FE4A2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94751E"/>
    <w:multiLevelType w:val="hybridMultilevel"/>
    <w:tmpl w:val="B2F04D1E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2" w15:restartNumberingAfterBreak="0">
    <w:nsid w:val="303D508C"/>
    <w:multiLevelType w:val="hybridMultilevel"/>
    <w:tmpl w:val="9F62E9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FE3B8F"/>
    <w:multiLevelType w:val="hybridMultilevel"/>
    <w:tmpl w:val="B5BEC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104543"/>
    <w:multiLevelType w:val="hybridMultilevel"/>
    <w:tmpl w:val="5224CA2C"/>
    <w:lvl w:ilvl="0" w:tplc="AEA6A5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CD2166B"/>
    <w:multiLevelType w:val="hybridMultilevel"/>
    <w:tmpl w:val="25709EE2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192DF0"/>
    <w:multiLevelType w:val="hybridMultilevel"/>
    <w:tmpl w:val="26F884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4A64B5F"/>
    <w:multiLevelType w:val="hybridMultilevel"/>
    <w:tmpl w:val="FC02946E"/>
    <w:lvl w:ilvl="0" w:tplc="B016C38E">
      <w:start w:val="1"/>
      <w:numFmt w:val="lowerRoman"/>
      <w:lvlText w:val="%1."/>
      <w:lvlJc w:val="left"/>
      <w:pPr>
        <w:ind w:left="1800" w:hanging="72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93C4D8F"/>
    <w:multiLevelType w:val="multilevel"/>
    <w:tmpl w:val="8A16D534"/>
    <w:lvl w:ilvl="0">
      <w:start w:val="1"/>
      <w:numFmt w:val="decimal"/>
      <w:pStyle w:val="Activity1"/>
      <w:lvlText w:val="Activity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Activity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Letter"/>
      <w:pStyle w:val="Activity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 w15:restartNumberingAfterBreak="0">
    <w:nsid w:val="4B0C5ADB"/>
    <w:multiLevelType w:val="hybridMultilevel"/>
    <w:tmpl w:val="C3C86800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7B5BA1"/>
    <w:multiLevelType w:val="hybridMultilevel"/>
    <w:tmpl w:val="58B22364"/>
    <w:lvl w:ilvl="0" w:tplc="EBB03D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41D1DD4"/>
    <w:multiLevelType w:val="hybridMultilevel"/>
    <w:tmpl w:val="2D78A2C8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9C51941"/>
    <w:multiLevelType w:val="multilevel"/>
    <w:tmpl w:val="776CEA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5A424F64"/>
    <w:multiLevelType w:val="hybridMultilevel"/>
    <w:tmpl w:val="07C6A65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B133D99"/>
    <w:multiLevelType w:val="hybridMultilevel"/>
    <w:tmpl w:val="01BCE14C"/>
    <w:lvl w:ilvl="0" w:tplc="FAEAAB8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C033672"/>
    <w:multiLevelType w:val="hybridMultilevel"/>
    <w:tmpl w:val="EB98E6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AE11B7"/>
    <w:multiLevelType w:val="hybridMultilevel"/>
    <w:tmpl w:val="BD18B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3D5F24"/>
    <w:multiLevelType w:val="hybridMultilevel"/>
    <w:tmpl w:val="9FE47C74"/>
    <w:lvl w:ilvl="0" w:tplc="686433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103796F"/>
    <w:multiLevelType w:val="hybridMultilevel"/>
    <w:tmpl w:val="07C6A65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25F1BC7"/>
    <w:multiLevelType w:val="hybridMultilevel"/>
    <w:tmpl w:val="07C6A65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686762A"/>
    <w:multiLevelType w:val="hybridMultilevel"/>
    <w:tmpl w:val="A3EAD93C"/>
    <w:lvl w:ilvl="0" w:tplc="3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0E25BE"/>
    <w:multiLevelType w:val="hybridMultilevel"/>
    <w:tmpl w:val="4628D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B35160"/>
    <w:multiLevelType w:val="hybridMultilevel"/>
    <w:tmpl w:val="DCBCCD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2B53E5"/>
    <w:multiLevelType w:val="hybridMultilevel"/>
    <w:tmpl w:val="5A329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2013DF"/>
    <w:multiLevelType w:val="hybridMultilevel"/>
    <w:tmpl w:val="7064156A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F223843"/>
    <w:multiLevelType w:val="hybridMultilevel"/>
    <w:tmpl w:val="49FA735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9D03EF"/>
    <w:multiLevelType w:val="hybridMultilevel"/>
    <w:tmpl w:val="C3C86800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A53CA3"/>
    <w:multiLevelType w:val="hybridMultilevel"/>
    <w:tmpl w:val="C3C86800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741E40"/>
    <w:multiLevelType w:val="hybridMultilevel"/>
    <w:tmpl w:val="EBD02944"/>
    <w:lvl w:ilvl="0" w:tplc="7C3C9A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45"/>
  </w:num>
  <w:num w:numId="3">
    <w:abstractNumId w:val="6"/>
  </w:num>
  <w:num w:numId="4">
    <w:abstractNumId w:val="28"/>
  </w:num>
  <w:num w:numId="5">
    <w:abstractNumId w:val="22"/>
  </w:num>
  <w:num w:numId="6">
    <w:abstractNumId w:val="0"/>
  </w:num>
  <w:num w:numId="7">
    <w:abstractNumId w:val="26"/>
  </w:num>
  <w:num w:numId="8">
    <w:abstractNumId w:val="43"/>
  </w:num>
  <w:num w:numId="9">
    <w:abstractNumId w:val="13"/>
  </w:num>
  <w:num w:numId="10">
    <w:abstractNumId w:val="47"/>
  </w:num>
  <w:num w:numId="11">
    <w:abstractNumId w:val="19"/>
  </w:num>
  <w:num w:numId="12">
    <w:abstractNumId w:val="25"/>
  </w:num>
  <w:num w:numId="13">
    <w:abstractNumId w:val="41"/>
  </w:num>
  <w:num w:numId="14">
    <w:abstractNumId w:val="21"/>
  </w:num>
  <w:num w:numId="15">
    <w:abstractNumId w:val="2"/>
  </w:num>
  <w:num w:numId="16">
    <w:abstractNumId w:val="31"/>
  </w:num>
  <w:num w:numId="17">
    <w:abstractNumId w:val="46"/>
  </w:num>
  <w:num w:numId="18">
    <w:abstractNumId w:val="40"/>
  </w:num>
  <w:num w:numId="19">
    <w:abstractNumId w:val="16"/>
  </w:num>
  <w:num w:numId="20">
    <w:abstractNumId w:val="35"/>
  </w:num>
  <w:num w:numId="21">
    <w:abstractNumId w:val="4"/>
  </w:num>
  <w:num w:numId="22">
    <w:abstractNumId w:val="5"/>
  </w:num>
  <w:num w:numId="23">
    <w:abstractNumId w:val="15"/>
  </w:num>
  <w:num w:numId="24">
    <w:abstractNumId w:val="1"/>
  </w:num>
  <w:num w:numId="25">
    <w:abstractNumId w:val="17"/>
  </w:num>
  <w:num w:numId="26">
    <w:abstractNumId w:val="3"/>
  </w:num>
  <w:num w:numId="27">
    <w:abstractNumId w:val="29"/>
  </w:num>
  <w:num w:numId="28">
    <w:abstractNumId w:val="9"/>
  </w:num>
  <w:num w:numId="29">
    <w:abstractNumId w:val="33"/>
  </w:num>
  <w:num w:numId="30">
    <w:abstractNumId w:val="39"/>
  </w:num>
  <w:num w:numId="31">
    <w:abstractNumId w:val="38"/>
  </w:num>
  <w:num w:numId="32">
    <w:abstractNumId w:val="44"/>
  </w:num>
  <w:num w:numId="33">
    <w:abstractNumId w:val="8"/>
  </w:num>
  <w:num w:numId="34">
    <w:abstractNumId w:val="14"/>
  </w:num>
  <w:num w:numId="35">
    <w:abstractNumId w:val="32"/>
  </w:num>
  <w:num w:numId="36">
    <w:abstractNumId w:val="36"/>
  </w:num>
  <w:num w:numId="37">
    <w:abstractNumId w:val="23"/>
  </w:num>
  <w:num w:numId="38">
    <w:abstractNumId w:val="37"/>
  </w:num>
  <w:num w:numId="39">
    <w:abstractNumId w:val="30"/>
  </w:num>
  <w:num w:numId="40">
    <w:abstractNumId w:val="11"/>
  </w:num>
  <w:num w:numId="41">
    <w:abstractNumId w:val="24"/>
  </w:num>
  <w:num w:numId="42">
    <w:abstractNumId w:val="18"/>
  </w:num>
  <w:num w:numId="43">
    <w:abstractNumId w:val="27"/>
  </w:num>
  <w:num w:numId="44">
    <w:abstractNumId w:val="34"/>
  </w:num>
  <w:num w:numId="45">
    <w:abstractNumId w:val="7"/>
  </w:num>
  <w:num w:numId="46">
    <w:abstractNumId w:val="20"/>
  </w:num>
  <w:num w:numId="47">
    <w:abstractNumId w:val="12"/>
  </w:num>
  <w:num w:numId="48">
    <w:abstractNumId w:val="42"/>
  </w:num>
  <w:num w:numId="49">
    <w:abstractNumId w:val="48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omplab502-PC43">
    <w15:presenceInfo w15:providerId="None" w15:userId="Complab502-PC43"/>
  </w15:person>
  <w15:person w15:author="Gonzaga, Kae Trisha B.">
    <w15:presenceInfo w15:providerId="AD" w15:userId="S-1-5-21-839522115-1935655697-1801674531-21531"/>
  </w15:person>
  <w15:person w15:author="Santiago, Nila D.">
    <w15:presenceInfo w15:providerId="AD" w15:userId="S-1-5-21-839522115-1935655697-1801674531-216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yMTWyMDE2MTA3szBQ0lEKTi0uzszPAykwrwUAn3fLJSwAAAA="/>
  </w:docVars>
  <w:rsids>
    <w:rsidRoot w:val="001B5B3B"/>
    <w:rsid w:val="00001237"/>
    <w:rsid w:val="00001B68"/>
    <w:rsid w:val="00002EAD"/>
    <w:rsid w:val="00005194"/>
    <w:rsid w:val="00005D17"/>
    <w:rsid w:val="00007F7D"/>
    <w:rsid w:val="00010D61"/>
    <w:rsid w:val="00012024"/>
    <w:rsid w:val="00012B97"/>
    <w:rsid w:val="00013906"/>
    <w:rsid w:val="00013A5C"/>
    <w:rsid w:val="00016B69"/>
    <w:rsid w:val="000179EF"/>
    <w:rsid w:val="00017E7A"/>
    <w:rsid w:val="00021B36"/>
    <w:rsid w:val="00022B05"/>
    <w:rsid w:val="000234DA"/>
    <w:rsid w:val="0002738F"/>
    <w:rsid w:val="00030D4B"/>
    <w:rsid w:val="000360D7"/>
    <w:rsid w:val="00037416"/>
    <w:rsid w:val="0004235E"/>
    <w:rsid w:val="00043E69"/>
    <w:rsid w:val="000446E9"/>
    <w:rsid w:val="000465CD"/>
    <w:rsid w:val="00050402"/>
    <w:rsid w:val="00051A9B"/>
    <w:rsid w:val="000544E8"/>
    <w:rsid w:val="000553AD"/>
    <w:rsid w:val="000570F0"/>
    <w:rsid w:val="00057B40"/>
    <w:rsid w:val="00057D58"/>
    <w:rsid w:val="000603AF"/>
    <w:rsid w:val="00062583"/>
    <w:rsid w:val="00063D9E"/>
    <w:rsid w:val="00063DA0"/>
    <w:rsid w:val="00063F33"/>
    <w:rsid w:val="0006543A"/>
    <w:rsid w:val="000669A7"/>
    <w:rsid w:val="00067365"/>
    <w:rsid w:val="00067DDC"/>
    <w:rsid w:val="00071BDA"/>
    <w:rsid w:val="000736A8"/>
    <w:rsid w:val="0007397A"/>
    <w:rsid w:val="00073DC3"/>
    <w:rsid w:val="000757B4"/>
    <w:rsid w:val="00075A69"/>
    <w:rsid w:val="00075BAA"/>
    <w:rsid w:val="00077889"/>
    <w:rsid w:val="00080E1B"/>
    <w:rsid w:val="00082F94"/>
    <w:rsid w:val="00084289"/>
    <w:rsid w:val="000856A1"/>
    <w:rsid w:val="0009054C"/>
    <w:rsid w:val="00091BCE"/>
    <w:rsid w:val="000927B1"/>
    <w:rsid w:val="000928C5"/>
    <w:rsid w:val="00093CBF"/>
    <w:rsid w:val="00093DC3"/>
    <w:rsid w:val="00095738"/>
    <w:rsid w:val="00097E07"/>
    <w:rsid w:val="000A4184"/>
    <w:rsid w:val="000A500E"/>
    <w:rsid w:val="000A6645"/>
    <w:rsid w:val="000B00DE"/>
    <w:rsid w:val="000B0660"/>
    <w:rsid w:val="000B36ED"/>
    <w:rsid w:val="000B5750"/>
    <w:rsid w:val="000B65B5"/>
    <w:rsid w:val="000B6E3E"/>
    <w:rsid w:val="000C08CA"/>
    <w:rsid w:val="000C1158"/>
    <w:rsid w:val="000C28D6"/>
    <w:rsid w:val="000C2A33"/>
    <w:rsid w:val="000C2C63"/>
    <w:rsid w:val="000C4E1C"/>
    <w:rsid w:val="000C68A6"/>
    <w:rsid w:val="000D335A"/>
    <w:rsid w:val="000D3BA8"/>
    <w:rsid w:val="000D4805"/>
    <w:rsid w:val="000D520F"/>
    <w:rsid w:val="000D772E"/>
    <w:rsid w:val="000E17D7"/>
    <w:rsid w:val="000E5803"/>
    <w:rsid w:val="000E5B59"/>
    <w:rsid w:val="000F04C1"/>
    <w:rsid w:val="000F05E8"/>
    <w:rsid w:val="000F3D98"/>
    <w:rsid w:val="000F40B3"/>
    <w:rsid w:val="000F5BE4"/>
    <w:rsid w:val="000F5DA0"/>
    <w:rsid w:val="000F7494"/>
    <w:rsid w:val="000F7FAD"/>
    <w:rsid w:val="00102A15"/>
    <w:rsid w:val="001039F5"/>
    <w:rsid w:val="00104B2B"/>
    <w:rsid w:val="00105078"/>
    <w:rsid w:val="001054F8"/>
    <w:rsid w:val="00107BA5"/>
    <w:rsid w:val="00111168"/>
    <w:rsid w:val="00112EDB"/>
    <w:rsid w:val="00124EF6"/>
    <w:rsid w:val="00125064"/>
    <w:rsid w:val="0012709B"/>
    <w:rsid w:val="00127165"/>
    <w:rsid w:val="00135002"/>
    <w:rsid w:val="0014012E"/>
    <w:rsid w:val="001445BC"/>
    <w:rsid w:val="00146553"/>
    <w:rsid w:val="0014661B"/>
    <w:rsid w:val="00151C88"/>
    <w:rsid w:val="00152553"/>
    <w:rsid w:val="0015466F"/>
    <w:rsid w:val="00161531"/>
    <w:rsid w:val="00161C8C"/>
    <w:rsid w:val="00162F27"/>
    <w:rsid w:val="0016305A"/>
    <w:rsid w:val="001641FB"/>
    <w:rsid w:val="001648F5"/>
    <w:rsid w:val="00165459"/>
    <w:rsid w:val="001656D6"/>
    <w:rsid w:val="00172657"/>
    <w:rsid w:val="00173C8D"/>
    <w:rsid w:val="0017560D"/>
    <w:rsid w:val="00181222"/>
    <w:rsid w:val="00192D22"/>
    <w:rsid w:val="0019478C"/>
    <w:rsid w:val="00197621"/>
    <w:rsid w:val="001A04AE"/>
    <w:rsid w:val="001A1544"/>
    <w:rsid w:val="001A1D14"/>
    <w:rsid w:val="001A75CA"/>
    <w:rsid w:val="001B1331"/>
    <w:rsid w:val="001B3C3A"/>
    <w:rsid w:val="001B4705"/>
    <w:rsid w:val="001B5B3B"/>
    <w:rsid w:val="001B5EBD"/>
    <w:rsid w:val="001C0631"/>
    <w:rsid w:val="001C0C23"/>
    <w:rsid w:val="001C3C13"/>
    <w:rsid w:val="001C70A9"/>
    <w:rsid w:val="001C7B29"/>
    <w:rsid w:val="001D1D12"/>
    <w:rsid w:val="001D3094"/>
    <w:rsid w:val="001D442B"/>
    <w:rsid w:val="001D762A"/>
    <w:rsid w:val="001D7E2F"/>
    <w:rsid w:val="001E0DF8"/>
    <w:rsid w:val="001E0E2F"/>
    <w:rsid w:val="001E2368"/>
    <w:rsid w:val="001E749B"/>
    <w:rsid w:val="001E767F"/>
    <w:rsid w:val="001E7DC1"/>
    <w:rsid w:val="001F3696"/>
    <w:rsid w:val="001F5F17"/>
    <w:rsid w:val="002008C9"/>
    <w:rsid w:val="00200F47"/>
    <w:rsid w:val="00201DB4"/>
    <w:rsid w:val="0020325D"/>
    <w:rsid w:val="00204085"/>
    <w:rsid w:val="002041DD"/>
    <w:rsid w:val="00204A34"/>
    <w:rsid w:val="00204F86"/>
    <w:rsid w:val="00211232"/>
    <w:rsid w:val="002128B8"/>
    <w:rsid w:val="002142F8"/>
    <w:rsid w:val="00217BD2"/>
    <w:rsid w:val="00221581"/>
    <w:rsid w:val="00221BED"/>
    <w:rsid w:val="00221CCA"/>
    <w:rsid w:val="00223F80"/>
    <w:rsid w:val="00225183"/>
    <w:rsid w:val="00230A44"/>
    <w:rsid w:val="00231513"/>
    <w:rsid w:val="00231BC8"/>
    <w:rsid w:val="00235CB9"/>
    <w:rsid w:val="00236279"/>
    <w:rsid w:val="00241AD8"/>
    <w:rsid w:val="0024220A"/>
    <w:rsid w:val="0024791D"/>
    <w:rsid w:val="00254F65"/>
    <w:rsid w:val="00256B29"/>
    <w:rsid w:val="00257C80"/>
    <w:rsid w:val="00260524"/>
    <w:rsid w:val="002623F5"/>
    <w:rsid w:val="0026331D"/>
    <w:rsid w:val="00270C14"/>
    <w:rsid w:val="002717F2"/>
    <w:rsid w:val="00272DDB"/>
    <w:rsid w:val="0027441F"/>
    <w:rsid w:val="0027449D"/>
    <w:rsid w:val="0027527C"/>
    <w:rsid w:val="00275D19"/>
    <w:rsid w:val="00277C45"/>
    <w:rsid w:val="002809DF"/>
    <w:rsid w:val="00280E89"/>
    <w:rsid w:val="00284586"/>
    <w:rsid w:val="0028480B"/>
    <w:rsid w:val="00286E28"/>
    <w:rsid w:val="002916BF"/>
    <w:rsid w:val="002921C8"/>
    <w:rsid w:val="00293497"/>
    <w:rsid w:val="00294427"/>
    <w:rsid w:val="0029533C"/>
    <w:rsid w:val="002955E8"/>
    <w:rsid w:val="002963DC"/>
    <w:rsid w:val="00296E69"/>
    <w:rsid w:val="002971FE"/>
    <w:rsid w:val="002A17FB"/>
    <w:rsid w:val="002A1C35"/>
    <w:rsid w:val="002A2FA2"/>
    <w:rsid w:val="002A6243"/>
    <w:rsid w:val="002A6984"/>
    <w:rsid w:val="002B03DD"/>
    <w:rsid w:val="002B06F4"/>
    <w:rsid w:val="002B08D0"/>
    <w:rsid w:val="002B1647"/>
    <w:rsid w:val="002B19D0"/>
    <w:rsid w:val="002B19ED"/>
    <w:rsid w:val="002B30FA"/>
    <w:rsid w:val="002B3B0A"/>
    <w:rsid w:val="002B53E7"/>
    <w:rsid w:val="002C4325"/>
    <w:rsid w:val="002C55BB"/>
    <w:rsid w:val="002C6272"/>
    <w:rsid w:val="002C6ADD"/>
    <w:rsid w:val="002C6E25"/>
    <w:rsid w:val="002C7BBB"/>
    <w:rsid w:val="002D05AF"/>
    <w:rsid w:val="002D3588"/>
    <w:rsid w:val="002D365C"/>
    <w:rsid w:val="002D63AB"/>
    <w:rsid w:val="002D7D80"/>
    <w:rsid w:val="002E0F27"/>
    <w:rsid w:val="002E175B"/>
    <w:rsid w:val="002F491C"/>
    <w:rsid w:val="002F5E9D"/>
    <w:rsid w:val="002F604F"/>
    <w:rsid w:val="002F686A"/>
    <w:rsid w:val="00300510"/>
    <w:rsid w:val="0030307C"/>
    <w:rsid w:val="0030467F"/>
    <w:rsid w:val="00305C4B"/>
    <w:rsid w:val="00307D94"/>
    <w:rsid w:val="00310950"/>
    <w:rsid w:val="00310B7B"/>
    <w:rsid w:val="00310BD0"/>
    <w:rsid w:val="00315612"/>
    <w:rsid w:val="00315824"/>
    <w:rsid w:val="00315D78"/>
    <w:rsid w:val="003220CF"/>
    <w:rsid w:val="00322128"/>
    <w:rsid w:val="0032345B"/>
    <w:rsid w:val="003240D0"/>
    <w:rsid w:val="003277A5"/>
    <w:rsid w:val="00327A71"/>
    <w:rsid w:val="00331D72"/>
    <w:rsid w:val="00333990"/>
    <w:rsid w:val="00337493"/>
    <w:rsid w:val="003374C8"/>
    <w:rsid w:val="00340168"/>
    <w:rsid w:val="00342C51"/>
    <w:rsid w:val="003432F4"/>
    <w:rsid w:val="0034376F"/>
    <w:rsid w:val="003452F1"/>
    <w:rsid w:val="003468E8"/>
    <w:rsid w:val="00350CDA"/>
    <w:rsid w:val="00351C63"/>
    <w:rsid w:val="00356426"/>
    <w:rsid w:val="00363913"/>
    <w:rsid w:val="00364012"/>
    <w:rsid w:val="0036553F"/>
    <w:rsid w:val="0036739E"/>
    <w:rsid w:val="0037146D"/>
    <w:rsid w:val="003725AB"/>
    <w:rsid w:val="00376766"/>
    <w:rsid w:val="00381A86"/>
    <w:rsid w:val="0038471E"/>
    <w:rsid w:val="00385862"/>
    <w:rsid w:val="00386484"/>
    <w:rsid w:val="00393F3C"/>
    <w:rsid w:val="00394805"/>
    <w:rsid w:val="00394EA4"/>
    <w:rsid w:val="00395E6D"/>
    <w:rsid w:val="003A2499"/>
    <w:rsid w:val="003A29B8"/>
    <w:rsid w:val="003A4638"/>
    <w:rsid w:val="003A7647"/>
    <w:rsid w:val="003B1EA0"/>
    <w:rsid w:val="003B1EB0"/>
    <w:rsid w:val="003B3146"/>
    <w:rsid w:val="003B3F09"/>
    <w:rsid w:val="003B4505"/>
    <w:rsid w:val="003B7FD5"/>
    <w:rsid w:val="003C10E2"/>
    <w:rsid w:val="003C1CD3"/>
    <w:rsid w:val="003C4074"/>
    <w:rsid w:val="003C496B"/>
    <w:rsid w:val="003C699A"/>
    <w:rsid w:val="003C7207"/>
    <w:rsid w:val="003C78F3"/>
    <w:rsid w:val="003C7FDB"/>
    <w:rsid w:val="003D0C64"/>
    <w:rsid w:val="003D3D27"/>
    <w:rsid w:val="003D5DC1"/>
    <w:rsid w:val="003E043C"/>
    <w:rsid w:val="003E3308"/>
    <w:rsid w:val="003E69A0"/>
    <w:rsid w:val="003E7EDD"/>
    <w:rsid w:val="003F3FAF"/>
    <w:rsid w:val="003F56ED"/>
    <w:rsid w:val="0040102A"/>
    <w:rsid w:val="00401D95"/>
    <w:rsid w:val="0040385C"/>
    <w:rsid w:val="00403BED"/>
    <w:rsid w:val="0041141F"/>
    <w:rsid w:val="0041257C"/>
    <w:rsid w:val="004128B4"/>
    <w:rsid w:val="00412D35"/>
    <w:rsid w:val="00413020"/>
    <w:rsid w:val="00415CFF"/>
    <w:rsid w:val="004162A5"/>
    <w:rsid w:val="004257B0"/>
    <w:rsid w:val="00425CAC"/>
    <w:rsid w:val="00426D1C"/>
    <w:rsid w:val="00426D4A"/>
    <w:rsid w:val="004306BE"/>
    <w:rsid w:val="0043098A"/>
    <w:rsid w:val="00430B95"/>
    <w:rsid w:val="0043105B"/>
    <w:rsid w:val="00431B8A"/>
    <w:rsid w:val="0043302E"/>
    <w:rsid w:val="004359C3"/>
    <w:rsid w:val="00435A8E"/>
    <w:rsid w:val="00435AAC"/>
    <w:rsid w:val="00435EDA"/>
    <w:rsid w:val="004461D4"/>
    <w:rsid w:val="00447837"/>
    <w:rsid w:val="00450790"/>
    <w:rsid w:val="004533C2"/>
    <w:rsid w:val="00453DE3"/>
    <w:rsid w:val="0045545C"/>
    <w:rsid w:val="00457D67"/>
    <w:rsid w:val="0046100F"/>
    <w:rsid w:val="004611EC"/>
    <w:rsid w:val="0046135C"/>
    <w:rsid w:val="00463AFF"/>
    <w:rsid w:val="0046558B"/>
    <w:rsid w:val="0046736E"/>
    <w:rsid w:val="004719B4"/>
    <w:rsid w:val="004735A6"/>
    <w:rsid w:val="00473879"/>
    <w:rsid w:val="00473D97"/>
    <w:rsid w:val="00473FA0"/>
    <w:rsid w:val="00473FC4"/>
    <w:rsid w:val="004754CB"/>
    <w:rsid w:val="00475935"/>
    <w:rsid w:val="00476C08"/>
    <w:rsid w:val="004859A8"/>
    <w:rsid w:val="00491E0C"/>
    <w:rsid w:val="00493DA8"/>
    <w:rsid w:val="00495FF8"/>
    <w:rsid w:val="004A024A"/>
    <w:rsid w:val="004A17AB"/>
    <w:rsid w:val="004A1FE0"/>
    <w:rsid w:val="004A42F1"/>
    <w:rsid w:val="004A4A1D"/>
    <w:rsid w:val="004A52EA"/>
    <w:rsid w:val="004A57C7"/>
    <w:rsid w:val="004A5DF1"/>
    <w:rsid w:val="004A6798"/>
    <w:rsid w:val="004A7432"/>
    <w:rsid w:val="004B1B7C"/>
    <w:rsid w:val="004B387B"/>
    <w:rsid w:val="004B5A83"/>
    <w:rsid w:val="004B6C99"/>
    <w:rsid w:val="004B7E3A"/>
    <w:rsid w:val="004C01F4"/>
    <w:rsid w:val="004C043B"/>
    <w:rsid w:val="004C0C99"/>
    <w:rsid w:val="004C1991"/>
    <w:rsid w:val="004C28F9"/>
    <w:rsid w:val="004D0717"/>
    <w:rsid w:val="004D4AEE"/>
    <w:rsid w:val="004D63AB"/>
    <w:rsid w:val="004E4F40"/>
    <w:rsid w:val="004E5AF0"/>
    <w:rsid w:val="004F22A0"/>
    <w:rsid w:val="004F2743"/>
    <w:rsid w:val="00500462"/>
    <w:rsid w:val="0050052F"/>
    <w:rsid w:val="0050352E"/>
    <w:rsid w:val="00507495"/>
    <w:rsid w:val="00510F5C"/>
    <w:rsid w:val="0051165B"/>
    <w:rsid w:val="0051168C"/>
    <w:rsid w:val="0051235B"/>
    <w:rsid w:val="00522067"/>
    <w:rsid w:val="00523811"/>
    <w:rsid w:val="00524A7D"/>
    <w:rsid w:val="0052549C"/>
    <w:rsid w:val="00525682"/>
    <w:rsid w:val="0052659E"/>
    <w:rsid w:val="00526ACF"/>
    <w:rsid w:val="00527409"/>
    <w:rsid w:val="0053045F"/>
    <w:rsid w:val="005324C3"/>
    <w:rsid w:val="00532C33"/>
    <w:rsid w:val="00536C23"/>
    <w:rsid w:val="005412C8"/>
    <w:rsid w:val="005435C6"/>
    <w:rsid w:val="00543602"/>
    <w:rsid w:val="005439B0"/>
    <w:rsid w:val="005449E8"/>
    <w:rsid w:val="005459A7"/>
    <w:rsid w:val="00547D7A"/>
    <w:rsid w:val="00547DF1"/>
    <w:rsid w:val="005501E1"/>
    <w:rsid w:val="00550323"/>
    <w:rsid w:val="00556B51"/>
    <w:rsid w:val="00557212"/>
    <w:rsid w:val="005613AE"/>
    <w:rsid w:val="0056156B"/>
    <w:rsid w:val="00563106"/>
    <w:rsid w:val="005646C7"/>
    <w:rsid w:val="0057267F"/>
    <w:rsid w:val="005803B7"/>
    <w:rsid w:val="0058147A"/>
    <w:rsid w:val="00581B67"/>
    <w:rsid w:val="005832E4"/>
    <w:rsid w:val="0058515D"/>
    <w:rsid w:val="00585434"/>
    <w:rsid w:val="00590527"/>
    <w:rsid w:val="005905EA"/>
    <w:rsid w:val="00590BD4"/>
    <w:rsid w:val="00592E54"/>
    <w:rsid w:val="00593F74"/>
    <w:rsid w:val="0059624A"/>
    <w:rsid w:val="00597A83"/>
    <w:rsid w:val="005A10BD"/>
    <w:rsid w:val="005A2D33"/>
    <w:rsid w:val="005A4912"/>
    <w:rsid w:val="005A4BFE"/>
    <w:rsid w:val="005B11E1"/>
    <w:rsid w:val="005B218B"/>
    <w:rsid w:val="005B4A1B"/>
    <w:rsid w:val="005B530A"/>
    <w:rsid w:val="005B544F"/>
    <w:rsid w:val="005B6C9A"/>
    <w:rsid w:val="005C2BD1"/>
    <w:rsid w:val="005C3B75"/>
    <w:rsid w:val="005C5C26"/>
    <w:rsid w:val="005D00F6"/>
    <w:rsid w:val="005D1457"/>
    <w:rsid w:val="005D4297"/>
    <w:rsid w:val="005D4E98"/>
    <w:rsid w:val="005E048A"/>
    <w:rsid w:val="005E0A64"/>
    <w:rsid w:val="005E0DD9"/>
    <w:rsid w:val="005E1A8C"/>
    <w:rsid w:val="005E2792"/>
    <w:rsid w:val="005F1B50"/>
    <w:rsid w:val="005F1CDC"/>
    <w:rsid w:val="005F2770"/>
    <w:rsid w:val="005F74C5"/>
    <w:rsid w:val="005F7977"/>
    <w:rsid w:val="00600F14"/>
    <w:rsid w:val="006046D9"/>
    <w:rsid w:val="00604FDE"/>
    <w:rsid w:val="0060702B"/>
    <w:rsid w:val="006104B4"/>
    <w:rsid w:val="00617A18"/>
    <w:rsid w:val="0062431E"/>
    <w:rsid w:val="006245AC"/>
    <w:rsid w:val="00633859"/>
    <w:rsid w:val="00633FE7"/>
    <w:rsid w:val="006353A8"/>
    <w:rsid w:val="006357FF"/>
    <w:rsid w:val="00636794"/>
    <w:rsid w:val="00637DCD"/>
    <w:rsid w:val="00643203"/>
    <w:rsid w:val="00643410"/>
    <w:rsid w:val="00644955"/>
    <w:rsid w:val="0064744A"/>
    <w:rsid w:val="006514B4"/>
    <w:rsid w:val="006523AD"/>
    <w:rsid w:val="006546D7"/>
    <w:rsid w:val="00654851"/>
    <w:rsid w:val="006571D4"/>
    <w:rsid w:val="0066142E"/>
    <w:rsid w:val="006614F9"/>
    <w:rsid w:val="00666373"/>
    <w:rsid w:val="00667C7A"/>
    <w:rsid w:val="0067096B"/>
    <w:rsid w:val="00670F19"/>
    <w:rsid w:val="006727C3"/>
    <w:rsid w:val="006752C1"/>
    <w:rsid w:val="0067739D"/>
    <w:rsid w:val="00682330"/>
    <w:rsid w:val="00682F7E"/>
    <w:rsid w:val="0068546B"/>
    <w:rsid w:val="00686417"/>
    <w:rsid w:val="00687480"/>
    <w:rsid w:val="00690E83"/>
    <w:rsid w:val="00693D6E"/>
    <w:rsid w:val="006A0D0C"/>
    <w:rsid w:val="006A3CD3"/>
    <w:rsid w:val="006A5864"/>
    <w:rsid w:val="006A71F7"/>
    <w:rsid w:val="006B1486"/>
    <w:rsid w:val="006B1721"/>
    <w:rsid w:val="006B19EF"/>
    <w:rsid w:val="006B4FF5"/>
    <w:rsid w:val="006B5FF2"/>
    <w:rsid w:val="006C0C12"/>
    <w:rsid w:val="006C148A"/>
    <w:rsid w:val="006C25A3"/>
    <w:rsid w:val="006C4270"/>
    <w:rsid w:val="006C5978"/>
    <w:rsid w:val="006C5AB7"/>
    <w:rsid w:val="006C7769"/>
    <w:rsid w:val="006D02C5"/>
    <w:rsid w:val="006D1ADD"/>
    <w:rsid w:val="006D250A"/>
    <w:rsid w:val="006D4C6E"/>
    <w:rsid w:val="006D4CCE"/>
    <w:rsid w:val="006D4F89"/>
    <w:rsid w:val="006D6C1C"/>
    <w:rsid w:val="006E00C1"/>
    <w:rsid w:val="006E021F"/>
    <w:rsid w:val="006E06D0"/>
    <w:rsid w:val="006E1306"/>
    <w:rsid w:val="006E4869"/>
    <w:rsid w:val="006E6DC3"/>
    <w:rsid w:val="006F30CA"/>
    <w:rsid w:val="006F3763"/>
    <w:rsid w:val="006F4089"/>
    <w:rsid w:val="006F6D55"/>
    <w:rsid w:val="006F7941"/>
    <w:rsid w:val="0070109E"/>
    <w:rsid w:val="00701500"/>
    <w:rsid w:val="00702221"/>
    <w:rsid w:val="007034C2"/>
    <w:rsid w:val="00703580"/>
    <w:rsid w:val="00706AF4"/>
    <w:rsid w:val="00714016"/>
    <w:rsid w:val="007210E5"/>
    <w:rsid w:val="00721B11"/>
    <w:rsid w:val="00721D09"/>
    <w:rsid w:val="00723A1B"/>
    <w:rsid w:val="00726F89"/>
    <w:rsid w:val="0072719C"/>
    <w:rsid w:val="0072760E"/>
    <w:rsid w:val="00731079"/>
    <w:rsid w:val="0073277C"/>
    <w:rsid w:val="0073334B"/>
    <w:rsid w:val="00733AEE"/>
    <w:rsid w:val="00734EE9"/>
    <w:rsid w:val="00736695"/>
    <w:rsid w:val="007404A0"/>
    <w:rsid w:val="00740916"/>
    <w:rsid w:val="00740E81"/>
    <w:rsid w:val="0074707E"/>
    <w:rsid w:val="00751E5B"/>
    <w:rsid w:val="007534D1"/>
    <w:rsid w:val="00756DF3"/>
    <w:rsid w:val="007573C7"/>
    <w:rsid w:val="0076080B"/>
    <w:rsid w:val="007608ED"/>
    <w:rsid w:val="00761BB0"/>
    <w:rsid w:val="00765083"/>
    <w:rsid w:val="00766D9E"/>
    <w:rsid w:val="0077116A"/>
    <w:rsid w:val="00771B7D"/>
    <w:rsid w:val="00772CBA"/>
    <w:rsid w:val="00777338"/>
    <w:rsid w:val="00786AD2"/>
    <w:rsid w:val="0078729C"/>
    <w:rsid w:val="00794161"/>
    <w:rsid w:val="00797414"/>
    <w:rsid w:val="007A0C38"/>
    <w:rsid w:val="007A3F51"/>
    <w:rsid w:val="007A4418"/>
    <w:rsid w:val="007A65AC"/>
    <w:rsid w:val="007A7A9E"/>
    <w:rsid w:val="007B2F6F"/>
    <w:rsid w:val="007B5E83"/>
    <w:rsid w:val="007C0515"/>
    <w:rsid w:val="007C1D77"/>
    <w:rsid w:val="007C3646"/>
    <w:rsid w:val="007C372F"/>
    <w:rsid w:val="007C5057"/>
    <w:rsid w:val="007D00E8"/>
    <w:rsid w:val="007D107D"/>
    <w:rsid w:val="007D174D"/>
    <w:rsid w:val="007D2297"/>
    <w:rsid w:val="007D540E"/>
    <w:rsid w:val="007D6279"/>
    <w:rsid w:val="007E1C26"/>
    <w:rsid w:val="007E1D00"/>
    <w:rsid w:val="007E251F"/>
    <w:rsid w:val="007E4F4A"/>
    <w:rsid w:val="007E51C2"/>
    <w:rsid w:val="007E5855"/>
    <w:rsid w:val="007E5E70"/>
    <w:rsid w:val="007F0224"/>
    <w:rsid w:val="007F1737"/>
    <w:rsid w:val="007F328A"/>
    <w:rsid w:val="007F3351"/>
    <w:rsid w:val="007F4D5D"/>
    <w:rsid w:val="007F4D76"/>
    <w:rsid w:val="00800464"/>
    <w:rsid w:val="00806D0E"/>
    <w:rsid w:val="0081084B"/>
    <w:rsid w:val="00810AA4"/>
    <w:rsid w:val="00811B5E"/>
    <w:rsid w:val="00812221"/>
    <w:rsid w:val="0081404F"/>
    <w:rsid w:val="008144CA"/>
    <w:rsid w:val="00815850"/>
    <w:rsid w:val="00816017"/>
    <w:rsid w:val="00820E37"/>
    <w:rsid w:val="0082358A"/>
    <w:rsid w:val="00823CE4"/>
    <w:rsid w:val="0082610F"/>
    <w:rsid w:val="008267AA"/>
    <w:rsid w:val="008303CE"/>
    <w:rsid w:val="00830482"/>
    <w:rsid w:val="00831978"/>
    <w:rsid w:val="0083370D"/>
    <w:rsid w:val="008345B5"/>
    <w:rsid w:val="00840CE4"/>
    <w:rsid w:val="008414C6"/>
    <w:rsid w:val="00843438"/>
    <w:rsid w:val="008439FF"/>
    <w:rsid w:val="00843E20"/>
    <w:rsid w:val="00845D41"/>
    <w:rsid w:val="008460B7"/>
    <w:rsid w:val="00847D78"/>
    <w:rsid w:val="00850560"/>
    <w:rsid w:val="008513D6"/>
    <w:rsid w:val="008515B9"/>
    <w:rsid w:val="00852DF4"/>
    <w:rsid w:val="00854CE0"/>
    <w:rsid w:val="00861E2B"/>
    <w:rsid w:val="00862A34"/>
    <w:rsid w:val="0086373D"/>
    <w:rsid w:val="008647B0"/>
    <w:rsid w:val="00865E93"/>
    <w:rsid w:val="0086684E"/>
    <w:rsid w:val="00867670"/>
    <w:rsid w:val="008710D2"/>
    <w:rsid w:val="0087640A"/>
    <w:rsid w:val="00881547"/>
    <w:rsid w:val="00882F04"/>
    <w:rsid w:val="00884A8E"/>
    <w:rsid w:val="00887504"/>
    <w:rsid w:val="008932D8"/>
    <w:rsid w:val="00895D44"/>
    <w:rsid w:val="00896ACC"/>
    <w:rsid w:val="008A0255"/>
    <w:rsid w:val="008A483E"/>
    <w:rsid w:val="008A543C"/>
    <w:rsid w:val="008A56C0"/>
    <w:rsid w:val="008B15C4"/>
    <w:rsid w:val="008B511A"/>
    <w:rsid w:val="008B7723"/>
    <w:rsid w:val="008B7834"/>
    <w:rsid w:val="008C1EA0"/>
    <w:rsid w:val="008C2098"/>
    <w:rsid w:val="008C4F51"/>
    <w:rsid w:val="008D2341"/>
    <w:rsid w:val="008D54DB"/>
    <w:rsid w:val="008D7F4A"/>
    <w:rsid w:val="008E0291"/>
    <w:rsid w:val="008E0925"/>
    <w:rsid w:val="008E156B"/>
    <w:rsid w:val="008E1BC5"/>
    <w:rsid w:val="008E3B32"/>
    <w:rsid w:val="008E5B6B"/>
    <w:rsid w:val="008E60C5"/>
    <w:rsid w:val="008E7615"/>
    <w:rsid w:val="008F1704"/>
    <w:rsid w:val="008F1B0E"/>
    <w:rsid w:val="008F251F"/>
    <w:rsid w:val="008F35D2"/>
    <w:rsid w:val="008F6232"/>
    <w:rsid w:val="008F69EA"/>
    <w:rsid w:val="008F6F4B"/>
    <w:rsid w:val="009000B8"/>
    <w:rsid w:val="009009EC"/>
    <w:rsid w:val="009013DA"/>
    <w:rsid w:val="00902089"/>
    <w:rsid w:val="00902242"/>
    <w:rsid w:val="009030A0"/>
    <w:rsid w:val="009062F5"/>
    <w:rsid w:val="00906873"/>
    <w:rsid w:val="00907851"/>
    <w:rsid w:val="00907DB9"/>
    <w:rsid w:val="0091125F"/>
    <w:rsid w:val="009118A1"/>
    <w:rsid w:val="00911E75"/>
    <w:rsid w:val="00913ACF"/>
    <w:rsid w:val="00915CA7"/>
    <w:rsid w:val="00916467"/>
    <w:rsid w:val="009171E4"/>
    <w:rsid w:val="00917BF8"/>
    <w:rsid w:val="00922B39"/>
    <w:rsid w:val="00926E90"/>
    <w:rsid w:val="00927B44"/>
    <w:rsid w:val="0093215A"/>
    <w:rsid w:val="0093222C"/>
    <w:rsid w:val="00932ECE"/>
    <w:rsid w:val="00935B41"/>
    <w:rsid w:val="009417FD"/>
    <w:rsid w:val="00942F62"/>
    <w:rsid w:val="00943FBB"/>
    <w:rsid w:val="009441C7"/>
    <w:rsid w:val="0094527F"/>
    <w:rsid w:val="0094598E"/>
    <w:rsid w:val="00945BBE"/>
    <w:rsid w:val="009506E7"/>
    <w:rsid w:val="00952ED1"/>
    <w:rsid w:val="00953B40"/>
    <w:rsid w:val="00953BE2"/>
    <w:rsid w:val="00954EB7"/>
    <w:rsid w:val="00955CA4"/>
    <w:rsid w:val="0096087E"/>
    <w:rsid w:val="009639F1"/>
    <w:rsid w:val="00963D4E"/>
    <w:rsid w:val="009644E4"/>
    <w:rsid w:val="00964B5A"/>
    <w:rsid w:val="00965840"/>
    <w:rsid w:val="00967E93"/>
    <w:rsid w:val="00970FDC"/>
    <w:rsid w:val="00972C61"/>
    <w:rsid w:val="00973AED"/>
    <w:rsid w:val="009745FF"/>
    <w:rsid w:val="009833F8"/>
    <w:rsid w:val="0098373E"/>
    <w:rsid w:val="00985A56"/>
    <w:rsid w:val="009861AC"/>
    <w:rsid w:val="00987D1C"/>
    <w:rsid w:val="0099057F"/>
    <w:rsid w:val="009920F7"/>
    <w:rsid w:val="00992196"/>
    <w:rsid w:val="00995EC7"/>
    <w:rsid w:val="00996C12"/>
    <w:rsid w:val="009A0918"/>
    <w:rsid w:val="009A358D"/>
    <w:rsid w:val="009A66A4"/>
    <w:rsid w:val="009A6C13"/>
    <w:rsid w:val="009A7E00"/>
    <w:rsid w:val="009A7FA8"/>
    <w:rsid w:val="009B033B"/>
    <w:rsid w:val="009B4221"/>
    <w:rsid w:val="009B4BF5"/>
    <w:rsid w:val="009B53EF"/>
    <w:rsid w:val="009B619E"/>
    <w:rsid w:val="009B6AA1"/>
    <w:rsid w:val="009C0659"/>
    <w:rsid w:val="009C065F"/>
    <w:rsid w:val="009C108B"/>
    <w:rsid w:val="009C2836"/>
    <w:rsid w:val="009C57CB"/>
    <w:rsid w:val="009D22D0"/>
    <w:rsid w:val="009D29D5"/>
    <w:rsid w:val="009D45CA"/>
    <w:rsid w:val="009D4F99"/>
    <w:rsid w:val="009E34B9"/>
    <w:rsid w:val="009E609E"/>
    <w:rsid w:val="009F56E6"/>
    <w:rsid w:val="009F67E9"/>
    <w:rsid w:val="00A01279"/>
    <w:rsid w:val="00A03BEB"/>
    <w:rsid w:val="00A04F40"/>
    <w:rsid w:val="00A059BB"/>
    <w:rsid w:val="00A110B8"/>
    <w:rsid w:val="00A117AA"/>
    <w:rsid w:val="00A11CAF"/>
    <w:rsid w:val="00A11F3D"/>
    <w:rsid w:val="00A13491"/>
    <w:rsid w:val="00A14564"/>
    <w:rsid w:val="00A15B32"/>
    <w:rsid w:val="00A1697B"/>
    <w:rsid w:val="00A17A61"/>
    <w:rsid w:val="00A2121F"/>
    <w:rsid w:val="00A2195D"/>
    <w:rsid w:val="00A25BFD"/>
    <w:rsid w:val="00A26313"/>
    <w:rsid w:val="00A278E9"/>
    <w:rsid w:val="00A3070F"/>
    <w:rsid w:val="00A311D5"/>
    <w:rsid w:val="00A31C1E"/>
    <w:rsid w:val="00A332DF"/>
    <w:rsid w:val="00A3696A"/>
    <w:rsid w:val="00A45C5C"/>
    <w:rsid w:val="00A4642E"/>
    <w:rsid w:val="00A476C2"/>
    <w:rsid w:val="00A47FA4"/>
    <w:rsid w:val="00A511F7"/>
    <w:rsid w:val="00A52F57"/>
    <w:rsid w:val="00A54191"/>
    <w:rsid w:val="00A54624"/>
    <w:rsid w:val="00A55F1D"/>
    <w:rsid w:val="00A579A3"/>
    <w:rsid w:val="00A603DA"/>
    <w:rsid w:val="00A61695"/>
    <w:rsid w:val="00A67985"/>
    <w:rsid w:val="00A7122E"/>
    <w:rsid w:val="00A71BFD"/>
    <w:rsid w:val="00A730B5"/>
    <w:rsid w:val="00A735EA"/>
    <w:rsid w:val="00A73A4F"/>
    <w:rsid w:val="00A748FC"/>
    <w:rsid w:val="00A74B57"/>
    <w:rsid w:val="00A74B6D"/>
    <w:rsid w:val="00A75688"/>
    <w:rsid w:val="00A77C22"/>
    <w:rsid w:val="00A8736B"/>
    <w:rsid w:val="00A9204B"/>
    <w:rsid w:val="00A93B51"/>
    <w:rsid w:val="00A94618"/>
    <w:rsid w:val="00A948BE"/>
    <w:rsid w:val="00AA06C6"/>
    <w:rsid w:val="00AA21D9"/>
    <w:rsid w:val="00AA224A"/>
    <w:rsid w:val="00AA4981"/>
    <w:rsid w:val="00AB15B7"/>
    <w:rsid w:val="00AB20AA"/>
    <w:rsid w:val="00AB4C4E"/>
    <w:rsid w:val="00AB629E"/>
    <w:rsid w:val="00AB7CD8"/>
    <w:rsid w:val="00AC7DF8"/>
    <w:rsid w:val="00AD0EB6"/>
    <w:rsid w:val="00AD109A"/>
    <w:rsid w:val="00AD6560"/>
    <w:rsid w:val="00AD7F36"/>
    <w:rsid w:val="00AE30FE"/>
    <w:rsid w:val="00AE3576"/>
    <w:rsid w:val="00AE3EDF"/>
    <w:rsid w:val="00AE41E4"/>
    <w:rsid w:val="00AE51D1"/>
    <w:rsid w:val="00AF0719"/>
    <w:rsid w:val="00AF6421"/>
    <w:rsid w:val="00AF66BA"/>
    <w:rsid w:val="00AF6C00"/>
    <w:rsid w:val="00B01B0B"/>
    <w:rsid w:val="00B01C6A"/>
    <w:rsid w:val="00B029EA"/>
    <w:rsid w:val="00B033AB"/>
    <w:rsid w:val="00B04A25"/>
    <w:rsid w:val="00B0659F"/>
    <w:rsid w:val="00B0777C"/>
    <w:rsid w:val="00B10B7F"/>
    <w:rsid w:val="00B115CF"/>
    <w:rsid w:val="00B15F9D"/>
    <w:rsid w:val="00B16E24"/>
    <w:rsid w:val="00B232F0"/>
    <w:rsid w:val="00B23828"/>
    <w:rsid w:val="00B25A87"/>
    <w:rsid w:val="00B30B1B"/>
    <w:rsid w:val="00B30B8A"/>
    <w:rsid w:val="00B314C4"/>
    <w:rsid w:val="00B36FA9"/>
    <w:rsid w:val="00B37F65"/>
    <w:rsid w:val="00B40977"/>
    <w:rsid w:val="00B40B65"/>
    <w:rsid w:val="00B42803"/>
    <w:rsid w:val="00B42A5E"/>
    <w:rsid w:val="00B4330F"/>
    <w:rsid w:val="00B43D61"/>
    <w:rsid w:val="00B43DC3"/>
    <w:rsid w:val="00B45F09"/>
    <w:rsid w:val="00B46087"/>
    <w:rsid w:val="00B46881"/>
    <w:rsid w:val="00B477C6"/>
    <w:rsid w:val="00B52482"/>
    <w:rsid w:val="00B526F8"/>
    <w:rsid w:val="00B53FCB"/>
    <w:rsid w:val="00B567C9"/>
    <w:rsid w:val="00B57B88"/>
    <w:rsid w:val="00B605B3"/>
    <w:rsid w:val="00B6160D"/>
    <w:rsid w:val="00B64E60"/>
    <w:rsid w:val="00B65B66"/>
    <w:rsid w:val="00B67A67"/>
    <w:rsid w:val="00B70ACD"/>
    <w:rsid w:val="00B7430E"/>
    <w:rsid w:val="00B75399"/>
    <w:rsid w:val="00B75FD4"/>
    <w:rsid w:val="00B77205"/>
    <w:rsid w:val="00B812FC"/>
    <w:rsid w:val="00B862C4"/>
    <w:rsid w:val="00B86D21"/>
    <w:rsid w:val="00B94BD3"/>
    <w:rsid w:val="00BA4759"/>
    <w:rsid w:val="00BA4EBC"/>
    <w:rsid w:val="00BA79ED"/>
    <w:rsid w:val="00BB0CCF"/>
    <w:rsid w:val="00BB1757"/>
    <w:rsid w:val="00BB179D"/>
    <w:rsid w:val="00BB721D"/>
    <w:rsid w:val="00BB73FD"/>
    <w:rsid w:val="00BC1295"/>
    <w:rsid w:val="00BC3097"/>
    <w:rsid w:val="00BC36C0"/>
    <w:rsid w:val="00BC386E"/>
    <w:rsid w:val="00BC3DE9"/>
    <w:rsid w:val="00BC5D8D"/>
    <w:rsid w:val="00BC6012"/>
    <w:rsid w:val="00BC7855"/>
    <w:rsid w:val="00BD0027"/>
    <w:rsid w:val="00BD1032"/>
    <w:rsid w:val="00BD2E30"/>
    <w:rsid w:val="00BD5C8F"/>
    <w:rsid w:val="00BE107C"/>
    <w:rsid w:val="00BE27E0"/>
    <w:rsid w:val="00BE34FA"/>
    <w:rsid w:val="00BE3BF7"/>
    <w:rsid w:val="00BE3CCC"/>
    <w:rsid w:val="00BE67D0"/>
    <w:rsid w:val="00BF0044"/>
    <w:rsid w:val="00BF040C"/>
    <w:rsid w:val="00BF238F"/>
    <w:rsid w:val="00BF372C"/>
    <w:rsid w:val="00BF603D"/>
    <w:rsid w:val="00BF6304"/>
    <w:rsid w:val="00BF7340"/>
    <w:rsid w:val="00C00957"/>
    <w:rsid w:val="00C00B2A"/>
    <w:rsid w:val="00C02ADB"/>
    <w:rsid w:val="00C0566A"/>
    <w:rsid w:val="00C06935"/>
    <w:rsid w:val="00C076D5"/>
    <w:rsid w:val="00C11B33"/>
    <w:rsid w:val="00C13D30"/>
    <w:rsid w:val="00C156B6"/>
    <w:rsid w:val="00C2061A"/>
    <w:rsid w:val="00C20C78"/>
    <w:rsid w:val="00C20CD0"/>
    <w:rsid w:val="00C22505"/>
    <w:rsid w:val="00C22EC1"/>
    <w:rsid w:val="00C27A60"/>
    <w:rsid w:val="00C32B53"/>
    <w:rsid w:val="00C32F88"/>
    <w:rsid w:val="00C33DD0"/>
    <w:rsid w:val="00C366CF"/>
    <w:rsid w:val="00C40530"/>
    <w:rsid w:val="00C41C91"/>
    <w:rsid w:val="00C44522"/>
    <w:rsid w:val="00C44E41"/>
    <w:rsid w:val="00C45970"/>
    <w:rsid w:val="00C45EC5"/>
    <w:rsid w:val="00C468AD"/>
    <w:rsid w:val="00C52F97"/>
    <w:rsid w:val="00C55795"/>
    <w:rsid w:val="00C55CD5"/>
    <w:rsid w:val="00C57B48"/>
    <w:rsid w:val="00C61752"/>
    <w:rsid w:val="00C62608"/>
    <w:rsid w:val="00C62C38"/>
    <w:rsid w:val="00C643BD"/>
    <w:rsid w:val="00C65DAB"/>
    <w:rsid w:val="00C65DB8"/>
    <w:rsid w:val="00C70B66"/>
    <w:rsid w:val="00C71473"/>
    <w:rsid w:val="00C716C9"/>
    <w:rsid w:val="00C75A40"/>
    <w:rsid w:val="00C77C65"/>
    <w:rsid w:val="00C80648"/>
    <w:rsid w:val="00C84BE2"/>
    <w:rsid w:val="00C8572C"/>
    <w:rsid w:val="00C862B6"/>
    <w:rsid w:val="00C877D7"/>
    <w:rsid w:val="00C91854"/>
    <w:rsid w:val="00C93BB6"/>
    <w:rsid w:val="00C93C75"/>
    <w:rsid w:val="00C94F3A"/>
    <w:rsid w:val="00CA416B"/>
    <w:rsid w:val="00CA4FDD"/>
    <w:rsid w:val="00CA6894"/>
    <w:rsid w:val="00CA6914"/>
    <w:rsid w:val="00CC14F6"/>
    <w:rsid w:val="00CC341C"/>
    <w:rsid w:val="00CC35FF"/>
    <w:rsid w:val="00CC46FA"/>
    <w:rsid w:val="00CC57C7"/>
    <w:rsid w:val="00CC5F34"/>
    <w:rsid w:val="00CD04B9"/>
    <w:rsid w:val="00CD575D"/>
    <w:rsid w:val="00CD7BA5"/>
    <w:rsid w:val="00CD7F43"/>
    <w:rsid w:val="00CE1DC6"/>
    <w:rsid w:val="00CE1ED2"/>
    <w:rsid w:val="00CE21D9"/>
    <w:rsid w:val="00CE35E2"/>
    <w:rsid w:val="00CE3B62"/>
    <w:rsid w:val="00CE7370"/>
    <w:rsid w:val="00CE764C"/>
    <w:rsid w:val="00CF0379"/>
    <w:rsid w:val="00CF3B27"/>
    <w:rsid w:val="00CF433F"/>
    <w:rsid w:val="00D00355"/>
    <w:rsid w:val="00D0385E"/>
    <w:rsid w:val="00D06920"/>
    <w:rsid w:val="00D07AA1"/>
    <w:rsid w:val="00D07BAA"/>
    <w:rsid w:val="00D1575F"/>
    <w:rsid w:val="00D26BC5"/>
    <w:rsid w:val="00D26C0F"/>
    <w:rsid w:val="00D26EA0"/>
    <w:rsid w:val="00D27753"/>
    <w:rsid w:val="00D31825"/>
    <w:rsid w:val="00D31B09"/>
    <w:rsid w:val="00D34236"/>
    <w:rsid w:val="00D352DD"/>
    <w:rsid w:val="00D37812"/>
    <w:rsid w:val="00D37DDE"/>
    <w:rsid w:val="00D37F6A"/>
    <w:rsid w:val="00D4089B"/>
    <w:rsid w:val="00D45643"/>
    <w:rsid w:val="00D5503A"/>
    <w:rsid w:val="00D63222"/>
    <w:rsid w:val="00D63F12"/>
    <w:rsid w:val="00D640D0"/>
    <w:rsid w:val="00D64B55"/>
    <w:rsid w:val="00D65ABB"/>
    <w:rsid w:val="00D6719F"/>
    <w:rsid w:val="00D67F68"/>
    <w:rsid w:val="00D73787"/>
    <w:rsid w:val="00D73934"/>
    <w:rsid w:val="00D73B05"/>
    <w:rsid w:val="00D776F9"/>
    <w:rsid w:val="00D80D80"/>
    <w:rsid w:val="00D81709"/>
    <w:rsid w:val="00D8274D"/>
    <w:rsid w:val="00D83B37"/>
    <w:rsid w:val="00D84DF3"/>
    <w:rsid w:val="00D84FF1"/>
    <w:rsid w:val="00D86F80"/>
    <w:rsid w:val="00D8728F"/>
    <w:rsid w:val="00D92ECC"/>
    <w:rsid w:val="00D93199"/>
    <w:rsid w:val="00D9409C"/>
    <w:rsid w:val="00D941FD"/>
    <w:rsid w:val="00D945FA"/>
    <w:rsid w:val="00DA100A"/>
    <w:rsid w:val="00DA4631"/>
    <w:rsid w:val="00DA6AC4"/>
    <w:rsid w:val="00DB0300"/>
    <w:rsid w:val="00DB1740"/>
    <w:rsid w:val="00DB3A81"/>
    <w:rsid w:val="00DB6A92"/>
    <w:rsid w:val="00DC2BA2"/>
    <w:rsid w:val="00DC3169"/>
    <w:rsid w:val="00DC3E8C"/>
    <w:rsid w:val="00DC3FBC"/>
    <w:rsid w:val="00DC5FB4"/>
    <w:rsid w:val="00DC7058"/>
    <w:rsid w:val="00DD0423"/>
    <w:rsid w:val="00DD15E3"/>
    <w:rsid w:val="00DD2E9A"/>
    <w:rsid w:val="00DD5A05"/>
    <w:rsid w:val="00DD5AAC"/>
    <w:rsid w:val="00DD6A17"/>
    <w:rsid w:val="00DD6CFB"/>
    <w:rsid w:val="00DE4C26"/>
    <w:rsid w:val="00DE5277"/>
    <w:rsid w:val="00DE570A"/>
    <w:rsid w:val="00DE6AA3"/>
    <w:rsid w:val="00DF1EF7"/>
    <w:rsid w:val="00DF3AEB"/>
    <w:rsid w:val="00DF3CFA"/>
    <w:rsid w:val="00DF3ED5"/>
    <w:rsid w:val="00DF5532"/>
    <w:rsid w:val="00DF69CC"/>
    <w:rsid w:val="00E01792"/>
    <w:rsid w:val="00E026C7"/>
    <w:rsid w:val="00E0315F"/>
    <w:rsid w:val="00E045D2"/>
    <w:rsid w:val="00E134A3"/>
    <w:rsid w:val="00E1564D"/>
    <w:rsid w:val="00E16C3C"/>
    <w:rsid w:val="00E204E8"/>
    <w:rsid w:val="00E21FBA"/>
    <w:rsid w:val="00E2245C"/>
    <w:rsid w:val="00E2276C"/>
    <w:rsid w:val="00E229DE"/>
    <w:rsid w:val="00E24313"/>
    <w:rsid w:val="00E244FE"/>
    <w:rsid w:val="00E263F7"/>
    <w:rsid w:val="00E2797E"/>
    <w:rsid w:val="00E33C96"/>
    <w:rsid w:val="00E349B5"/>
    <w:rsid w:val="00E372CB"/>
    <w:rsid w:val="00E40037"/>
    <w:rsid w:val="00E40BBC"/>
    <w:rsid w:val="00E450D4"/>
    <w:rsid w:val="00E4570F"/>
    <w:rsid w:val="00E45CEE"/>
    <w:rsid w:val="00E461A1"/>
    <w:rsid w:val="00E46766"/>
    <w:rsid w:val="00E52B8D"/>
    <w:rsid w:val="00E54A6B"/>
    <w:rsid w:val="00E55E2C"/>
    <w:rsid w:val="00E61879"/>
    <w:rsid w:val="00E61E84"/>
    <w:rsid w:val="00E63242"/>
    <w:rsid w:val="00E63376"/>
    <w:rsid w:val="00E64100"/>
    <w:rsid w:val="00E6411F"/>
    <w:rsid w:val="00E7434D"/>
    <w:rsid w:val="00E76BB5"/>
    <w:rsid w:val="00E775F4"/>
    <w:rsid w:val="00E8234F"/>
    <w:rsid w:val="00E82742"/>
    <w:rsid w:val="00E83D35"/>
    <w:rsid w:val="00E87AD4"/>
    <w:rsid w:val="00E87C69"/>
    <w:rsid w:val="00E87C84"/>
    <w:rsid w:val="00E9049E"/>
    <w:rsid w:val="00E91AF9"/>
    <w:rsid w:val="00E94B41"/>
    <w:rsid w:val="00E9736B"/>
    <w:rsid w:val="00EA1222"/>
    <w:rsid w:val="00EA1D00"/>
    <w:rsid w:val="00EA4E8A"/>
    <w:rsid w:val="00EA5A2C"/>
    <w:rsid w:val="00EB0527"/>
    <w:rsid w:val="00EB1450"/>
    <w:rsid w:val="00EB2C09"/>
    <w:rsid w:val="00EB6A11"/>
    <w:rsid w:val="00EB7126"/>
    <w:rsid w:val="00EC0560"/>
    <w:rsid w:val="00EC1C6F"/>
    <w:rsid w:val="00EC320F"/>
    <w:rsid w:val="00EC3FA2"/>
    <w:rsid w:val="00EC7898"/>
    <w:rsid w:val="00ED1534"/>
    <w:rsid w:val="00ED5384"/>
    <w:rsid w:val="00EE0272"/>
    <w:rsid w:val="00EE0DC7"/>
    <w:rsid w:val="00EE0F0F"/>
    <w:rsid w:val="00EE16B0"/>
    <w:rsid w:val="00EE1CC0"/>
    <w:rsid w:val="00EE4A8B"/>
    <w:rsid w:val="00EE639F"/>
    <w:rsid w:val="00EE6A0A"/>
    <w:rsid w:val="00EE794A"/>
    <w:rsid w:val="00EF0FA1"/>
    <w:rsid w:val="00EF2399"/>
    <w:rsid w:val="00EF3418"/>
    <w:rsid w:val="00EF688A"/>
    <w:rsid w:val="00F00D28"/>
    <w:rsid w:val="00F039A4"/>
    <w:rsid w:val="00F047C0"/>
    <w:rsid w:val="00F04C80"/>
    <w:rsid w:val="00F050BF"/>
    <w:rsid w:val="00F100BE"/>
    <w:rsid w:val="00F11B04"/>
    <w:rsid w:val="00F13213"/>
    <w:rsid w:val="00F20398"/>
    <w:rsid w:val="00F20CD5"/>
    <w:rsid w:val="00F24434"/>
    <w:rsid w:val="00F2486F"/>
    <w:rsid w:val="00F262E5"/>
    <w:rsid w:val="00F269B1"/>
    <w:rsid w:val="00F27197"/>
    <w:rsid w:val="00F27B9B"/>
    <w:rsid w:val="00F335F2"/>
    <w:rsid w:val="00F34929"/>
    <w:rsid w:val="00F35EC0"/>
    <w:rsid w:val="00F40847"/>
    <w:rsid w:val="00F423D0"/>
    <w:rsid w:val="00F44D2F"/>
    <w:rsid w:val="00F46215"/>
    <w:rsid w:val="00F47986"/>
    <w:rsid w:val="00F50560"/>
    <w:rsid w:val="00F5111F"/>
    <w:rsid w:val="00F51962"/>
    <w:rsid w:val="00F51BD7"/>
    <w:rsid w:val="00F55619"/>
    <w:rsid w:val="00F56365"/>
    <w:rsid w:val="00F568E5"/>
    <w:rsid w:val="00F61DEB"/>
    <w:rsid w:val="00F655CC"/>
    <w:rsid w:val="00F708E3"/>
    <w:rsid w:val="00F72D75"/>
    <w:rsid w:val="00F72F7B"/>
    <w:rsid w:val="00F73ED8"/>
    <w:rsid w:val="00F7606A"/>
    <w:rsid w:val="00F77769"/>
    <w:rsid w:val="00F80F61"/>
    <w:rsid w:val="00F8454C"/>
    <w:rsid w:val="00F857CB"/>
    <w:rsid w:val="00F85FFC"/>
    <w:rsid w:val="00F87AB1"/>
    <w:rsid w:val="00F902DA"/>
    <w:rsid w:val="00F90A95"/>
    <w:rsid w:val="00F92629"/>
    <w:rsid w:val="00F944D4"/>
    <w:rsid w:val="00F9717E"/>
    <w:rsid w:val="00FA3098"/>
    <w:rsid w:val="00FA4451"/>
    <w:rsid w:val="00FA44D7"/>
    <w:rsid w:val="00FA4C82"/>
    <w:rsid w:val="00FA5DA1"/>
    <w:rsid w:val="00FA6074"/>
    <w:rsid w:val="00FA61ED"/>
    <w:rsid w:val="00FA62D4"/>
    <w:rsid w:val="00FB04DB"/>
    <w:rsid w:val="00FB1FD5"/>
    <w:rsid w:val="00FB4BD4"/>
    <w:rsid w:val="00FB4EA2"/>
    <w:rsid w:val="00FB7649"/>
    <w:rsid w:val="00FC403C"/>
    <w:rsid w:val="00FC4309"/>
    <w:rsid w:val="00FC4DAF"/>
    <w:rsid w:val="00FC6341"/>
    <w:rsid w:val="00FC65ED"/>
    <w:rsid w:val="00FC72EC"/>
    <w:rsid w:val="00FD03A1"/>
    <w:rsid w:val="00FD04DE"/>
    <w:rsid w:val="00FD1CD5"/>
    <w:rsid w:val="00FD511B"/>
    <w:rsid w:val="00FD5C08"/>
    <w:rsid w:val="00FE1E37"/>
    <w:rsid w:val="00FE42F4"/>
    <w:rsid w:val="00FE69F4"/>
    <w:rsid w:val="00FE75D3"/>
    <w:rsid w:val="00FF054E"/>
    <w:rsid w:val="00FF0703"/>
    <w:rsid w:val="00FF2426"/>
    <w:rsid w:val="00FF4247"/>
    <w:rsid w:val="00FF6C35"/>
    <w:rsid w:val="00FF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2C0653"/>
  <w15:docId w15:val="{0F20E5D4-C324-4EED-B92D-C46494B7E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B11"/>
    <w:pPr>
      <w:jc w:val="both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qFormat/>
    <w:rsid w:val="002C7BBB"/>
    <w:pPr>
      <w:keepNext/>
      <w:spacing w:before="240"/>
      <w:outlineLvl w:val="0"/>
    </w:pPr>
    <w:rPr>
      <w:rFonts w:cs="Arial"/>
      <w:b/>
      <w:szCs w:val="20"/>
    </w:rPr>
  </w:style>
  <w:style w:type="paragraph" w:styleId="Heading2">
    <w:name w:val="heading 2"/>
    <w:basedOn w:val="Normal"/>
    <w:next w:val="Normal"/>
    <w:qFormat/>
    <w:rsid w:val="002C7BBB"/>
    <w:pPr>
      <w:keepNext/>
      <w:spacing w:before="240"/>
      <w:outlineLvl w:val="1"/>
    </w:pPr>
    <w:rPr>
      <w:rFonts w:cs="Arial"/>
      <w:b/>
      <w:szCs w:val="20"/>
      <w:u w:val="single"/>
    </w:rPr>
  </w:style>
  <w:style w:type="paragraph" w:styleId="Heading3">
    <w:name w:val="heading 3"/>
    <w:basedOn w:val="Normal"/>
    <w:next w:val="Normal"/>
    <w:qFormat/>
    <w:rsid w:val="002C7BBB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C7BB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2C7BB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2C7BB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2C7BBB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2C7BBB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2C7BBB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5079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45079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450790"/>
  </w:style>
  <w:style w:type="character" w:styleId="Hyperlink">
    <w:name w:val="Hyperlink"/>
    <w:basedOn w:val="DefaultParagraphFont"/>
    <w:rsid w:val="00BF00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534D1"/>
    <w:pPr>
      <w:ind w:left="720"/>
    </w:pPr>
  </w:style>
  <w:style w:type="character" w:styleId="CommentReference">
    <w:name w:val="annotation reference"/>
    <w:basedOn w:val="DefaultParagraphFont"/>
    <w:semiHidden/>
    <w:rsid w:val="009441C7"/>
    <w:rPr>
      <w:sz w:val="16"/>
      <w:szCs w:val="16"/>
    </w:rPr>
  </w:style>
  <w:style w:type="paragraph" w:styleId="CommentText">
    <w:name w:val="annotation text"/>
    <w:basedOn w:val="Normal"/>
    <w:semiHidden/>
    <w:rsid w:val="009441C7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9441C7"/>
    <w:rPr>
      <w:b/>
      <w:bCs/>
    </w:rPr>
  </w:style>
  <w:style w:type="paragraph" w:styleId="BalloonText">
    <w:name w:val="Balloon Text"/>
    <w:basedOn w:val="Normal"/>
    <w:semiHidden/>
    <w:rsid w:val="009441C7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0"/>
    <w:qFormat/>
    <w:rsid w:val="00721B11"/>
    <w:pPr>
      <w:spacing w:after="240"/>
      <w:jc w:val="left"/>
    </w:pPr>
    <w:rPr>
      <w:rFonts w:ascii="Century Gothic" w:hAnsi="Century Gothic"/>
      <w:b/>
      <w:sz w:val="36"/>
      <w:szCs w:val="36"/>
    </w:rPr>
  </w:style>
  <w:style w:type="paragraph" w:styleId="BodyText">
    <w:name w:val="Body Text"/>
    <w:basedOn w:val="Normal"/>
    <w:rsid w:val="00E7434D"/>
    <w:pPr>
      <w:spacing w:before="240"/>
    </w:pPr>
    <w:rPr>
      <w:rFonts w:cs="Arial"/>
      <w:szCs w:val="20"/>
    </w:rPr>
  </w:style>
  <w:style w:type="paragraph" w:styleId="ListBullet">
    <w:name w:val="List Bullet"/>
    <w:basedOn w:val="BodyText"/>
    <w:rsid w:val="00E7434D"/>
    <w:pPr>
      <w:numPr>
        <w:numId w:val="3"/>
      </w:numPr>
      <w:spacing w:before="0"/>
    </w:pPr>
  </w:style>
  <w:style w:type="paragraph" w:styleId="ListNumber">
    <w:name w:val="List Number"/>
    <w:basedOn w:val="BodyText"/>
    <w:rsid w:val="00E7434D"/>
    <w:pPr>
      <w:numPr>
        <w:ilvl w:val="1"/>
        <w:numId w:val="3"/>
      </w:numPr>
      <w:tabs>
        <w:tab w:val="clear" w:pos="1440"/>
        <w:tab w:val="num" w:pos="720"/>
      </w:tabs>
      <w:spacing w:before="0"/>
      <w:ind w:left="720"/>
    </w:pPr>
  </w:style>
  <w:style w:type="paragraph" w:customStyle="1" w:styleId="Activity1">
    <w:name w:val="Activity 1"/>
    <w:basedOn w:val="Heading2"/>
    <w:rsid w:val="000F04C1"/>
    <w:pPr>
      <w:numPr>
        <w:numId w:val="4"/>
      </w:numPr>
      <w:outlineLvl w:val="0"/>
    </w:pPr>
  </w:style>
  <w:style w:type="paragraph" w:customStyle="1" w:styleId="Activity2">
    <w:name w:val="Activity 2"/>
    <w:basedOn w:val="BodyText"/>
    <w:rsid w:val="000F04C1"/>
    <w:pPr>
      <w:numPr>
        <w:ilvl w:val="1"/>
        <w:numId w:val="4"/>
      </w:numPr>
    </w:pPr>
  </w:style>
  <w:style w:type="paragraph" w:customStyle="1" w:styleId="Figure">
    <w:name w:val="Figure"/>
    <w:basedOn w:val="Normal"/>
    <w:rsid w:val="00315D78"/>
    <w:pPr>
      <w:spacing w:before="240"/>
      <w:jc w:val="center"/>
    </w:pPr>
    <w:rPr>
      <w:rFonts w:cs="Arial"/>
      <w:szCs w:val="20"/>
    </w:rPr>
  </w:style>
  <w:style w:type="paragraph" w:customStyle="1" w:styleId="Fg">
    <w:name w:val="Fg"/>
    <w:basedOn w:val="Normal"/>
    <w:rsid w:val="00315D78"/>
    <w:pPr>
      <w:jc w:val="center"/>
    </w:pPr>
    <w:rPr>
      <w:rFonts w:cs="Arial"/>
      <w:szCs w:val="20"/>
    </w:rPr>
  </w:style>
  <w:style w:type="paragraph" w:customStyle="1" w:styleId="Activity3">
    <w:name w:val="Activity 3"/>
    <w:basedOn w:val="Activity2"/>
    <w:rsid w:val="000F04C1"/>
    <w:pPr>
      <w:numPr>
        <w:ilvl w:val="2"/>
      </w:numPr>
    </w:pPr>
  </w:style>
  <w:style w:type="table" w:styleId="TableGrid">
    <w:name w:val="Table Grid"/>
    <w:basedOn w:val="TableNormal"/>
    <w:uiPriority w:val="39"/>
    <w:rsid w:val="003725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2A2FA2"/>
    <w:pPr>
      <w:jc w:val="center"/>
    </w:pPr>
    <w:rPr>
      <w:b/>
      <w:bCs/>
      <w:szCs w:val="18"/>
    </w:rPr>
  </w:style>
  <w:style w:type="character" w:customStyle="1" w:styleId="HeaderChar">
    <w:name w:val="Header Char"/>
    <w:basedOn w:val="DefaultParagraphFont"/>
    <w:link w:val="Header"/>
    <w:rsid w:val="00463AFF"/>
    <w:rPr>
      <w:rFonts w:ascii="Arial" w:hAnsi="Arial"/>
      <w:szCs w:val="24"/>
    </w:rPr>
  </w:style>
  <w:style w:type="character" w:styleId="FollowedHyperlink">
    <w:name w:val="FollowedHyperlink"/>
    <w:basedOn w:val="DefaultParagraphFont"/>
    <w:semiHidden/>
    <w:unhideWhenUsed/>
    <w:rsid w:val="00C2061A"/>
    <w:rPr>
      <w:color w:val="800080" w:themeColor="followedHyperlink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6E021F"/>
    <w:rPr>
      <w:rFonts w:ascii="Century Gothic" w:hAnsi="Century Gothic"/>
      <w:b/>
      <w:sz w:val="36"/>
      <w:szCs w:val="36"/>
    </w:rPr>
  </w:style>
  <w:style w:type="paragraph" w:customStyle="1" w:styleId="Content">
    <w:name w:val="Content"/>
    <w:basedOn w:val="BodyText"/>
    <w:qFormat/>
    <w:rsid w:val="006E021F"/>
    <w:pPr>
      <w:spacing w:before="200"/>
      <w:ind w:left="3600" w:right="360"/>
    </w:pPr>
    <w:rPr>
      <w:rFonts w:asciiTheme="minorHAnsi" w:eastAsiaTheme="minorEastAsia" w:hAnsiTheme="minorHAnsi"/>
      <w:color w:val="000000"/>
      <w:sz w:val="22"/>
    </w:rPr>
  </w:style>
  <w:style w:type="paragraph" w:styleId="NormalWeb">
    <w:name w:val="Normal (Web)"/>
    <w:basedOn w:val="Normal"/>
    <w:rsid w:val="006F4089"/>
    <w:pP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sz w:val="24"/>
    </w:rPr>
  </w:style>
  <w:style w:type="character" w:customStyle="1" w:styleId="highele">
    <w:name w:val="highele"/>
    <w:basedOn w:val="DefaultParagraphFont"/>
    <w:rsid w:val="004A57C7"/>
  </w:style>
  <w:style w:type="character" w:customStyle="1" w:styleId="apple-converted-space">
    <w:name w:val="apple-converted-space"/>
    <w:basedOn w:val="DefaultParagraphFont"/>
    <w:rsid w:val="004A57C7"/>
  </w:style>
  <w:style w:type="character" w:customStyle="1" w:styleId="highatt">
    <w:name w:val="highatt"/>
    <w:basedOn w:val="DefaultParagraphFont"/>
    <w:rsid w:val="004A57C7"/>
  </w:style>
  <w:style w:type="character" w:customStyle="1" w:styleId="highval">
    <w:name w:val="highval"/>
    <w:basedOn w:val="DefaultParagraphFont"/>
    <w:rsid w:val="004A5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4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787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6712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001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5797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5245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613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44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1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0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64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8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19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37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5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446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584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621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843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5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30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75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70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018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73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2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809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27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Relationship Id="rId30" Type="http://schemas.microsoft.com/office/2016/09/relationships/commentsIds" Target="commentsId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garin,%20Phoebe%20Ria%20L\New%20CWR%20Templates\01%20Laboratory%20Exerci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EF26A00A52584BAA1C041689078AD4" ma:contentTypeVersion="10" ma:contentTypeDescription="Create a new document." ma:contentTypeScope="" ma:versionID="8c403146dd9119ea7446f74e6512fd76">
  <xsd:schema xmlns:xsd="http://www.w3.org/2001/XMLSchema" xmlns:xs="http://www.w3.org/2001/XMLSchema" xmlns:p="http://schemas.microsoft.com/office/2006/metadata/properties" xmlns:ns2="4e8112b0-0644-4202-9fe4-cff1617b0859" xmlns:ns3="482c62d2-90d9-4fae-89dc-e0df7cc6371a" targetNamespace="http://schemas.microsoft.com/office/2006/metadata/properties" ma:root="true" ma:fieldsID="23c95edd5409e0888797c76c1f1284c2" ns2:_="" ns3:_="">
    <xsd:import namespace="4e8112b0-0644-4202-9fe4-cff1617b0859"/>
    <xsd:import namespace="482c62d2-90d9-4fae-89dc-e0df7cc63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8112b0-0644-4202-9fe4-cff1617b08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2c62d2-90d9-4fae-89dc-e0df7cc6371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D68A28-BAEF-451B-8680-B705EAD737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3AC456-E126-40B0-B6E0-E416B5BB54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8112b0-0644-4202-9fe4-cff1617b0859"/>
    <ds:schemaRef ds:uri="482c62d2-90d9-4fae-89dc-e0df7cc63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6CEC11C-E9EE-498B-8DB9-017CFBDD163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79CB753-DC07-4B5B-A44D-F42EE30A9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 Laboratory Exercise</Template>
  <TotalTime>72</TotalTime>
  <Pages>6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Laboratory Exercise #1</vt:lpstr>
    </vt:vector>
  </TitlesOfParts>
  <Company>STI</Company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Laboratory Exercise #1</dc:title>
  <dc:creator>Beronika Pena</dc:creator>
  <cp:lastModifiedBy>Complab502-PC43</cp:lastModifiedBy>
  <cp:revision>25</cp:revision>
  <cp:lastPrinted>2017-04-03T06:35:00Z</cp:lastPrinted>
  <dcterms:created xsi:type="dcterms:W3CDTF">2019-06-24T02:59:00Z</dcterms:created>
  <dcterms:modified xsi:type="dcterms:W3CDTF">2020-01-09T02:00:00Z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0x0101007DEF26A00A52584BAA1C041689078AD4</vt:lpwstr>
  </property>
</Properties>
</file>